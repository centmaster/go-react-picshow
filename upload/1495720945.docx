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EC4BD8" w14:textId="77777777" w:rsidR="0074783D" w:rsidRDefault="0074783D" w:rsidP="0074783D">
      <w:pPr>
        <w:pStyle w:val="11106"/>
        <w:spacing w:beforeLines="100" w:before="240" w:after="0"/>
        <w:jc w:val="left"/>
        <w:outlineLvl w:val="9"/>
        <w:rPr>
          <w:rFonts w:ascii="宋体" w:eastAsia="宋体" w:hAnsi="宋体"/>
          <w:b/>
          <w:color w:val="FF0000"/>
          <w:spacing w:val="0"/>
          <w:kern w:val="0"/>
          <w:sz w:val="20"/>
        </w:rPr>
      </w:pPr>
      <w:r>
        <w:rPr>
          <w:rFonts w:ascii="宋体" w:eastAsia="宋体" w:hAnsi="宋体" w:hint="eastAsia"/>
          <w:b/>
          <w:color w:val="FF0000"/>
          <w:kern w:val="0"/>
          <w:sz w:val="20"/>
        </w:rPr>
        <w:t>创</w:t>
      </w:r>
      <w:r>
        <w:rPr>
          <w:rFonts w:ascii="宋体" w:eastAsia="宋体" w:hAnsi="宋体" w:hint="eastAsia"/>
          <w:b/>
          <w:color w:val="FF0000"/>
          <w:spacing w:val="0"/>
          <w:kern w:val="0"/>
          <w:sz w:val="20"/>
        </w:rPr>
        <w:t>新点说明：</w:t>
      </w:r>
    </w:p>
    <w:p w14:paraId="42268159" w14:textId="70D110AB" w:rsidR="0074783D" w:rsidRDefault="00301870" w:rsidP="0074783D">
      <w:pPr>
        <w:numPr>
          <w:ilvl w:val="0"/>
          <w:numId w:val="1"/>
        </w:numPr>
        <w:rPr>
          <w:rFonts w:ascii="Verdana" w:hAnsi="Verdana" w:cs="Verdana"/>
          <w:kern w:val="0"/>
          <w:sz w:val="18"/>
          <w:szCs w:val="18"/>
        </w:rPr>
      </w:pPr>
      <w:r>
        <w:rPr>
          <w:rFonts w:ascii="Verdana" w:hAnsi="Verdana" w:cs="Verdana" w:hint="eastAsia"/>
          <w:kern w:val="0"/>
          <w:sz w:val="18"/>
          <w:szCs w:val="18"/>
        </w:rPr>
        <w:t>光路部分。实际实验中，优良的光路系统应具备</w:t>
      </w:r>
      <w:r w:rsidR="0074783D">
        <w:rPr>
          <w:rFonts w:ascii="Verdana" w:hAnsi="Verdana" w:cs="Verdana" w:hint="eastAsia"/>
          <w:kern w:val="0"/>
          <w:sz w:val="18"/>
          <w:szCs w:val="18"/>
        </w:rPr>
        <w:t>高的稳定性，同时还要便于调试。本文使用的</w:t>
      </w:r>
      <w:r w:rsidR="0074783D">
        <w:rPr>
          <w:rFonts w:ascii="Verdana" w:hAnsi="Verdana" w:cs="Verdana" w:hint="eastAsia"/>
          <w:kern w:val="0"/>
          <w:sz w:val="18"/>
          <w:szCs w:val="18"/>
        </w:rPr>
        <w:t>Plug&amp;Play</w:t>
      </w:r>
      <w:r w:rsidR="0074783D">
        <w:rPr>
          <w:rFonts w:ascii="Verdana" w:hAnsi="Verdana" w:cs="Verdana" w:hint="eastAsia"/>
          <w:kern w:val="0"/>
          <w:sz w:val="18"/>
          <w:szCs w:val="18"/>
        </w:rPr>
        <w:t>量子密钥分发系统就满足上述的优点。在不需要修改光路的情况下，可以</w:t>
      </w:r>
      <w:del w:id="0" w:author="hongwei liu" w:date="2017-05-16T13:55:00Z">
        <w:r w:rsidR="0074783D" w:rsidDel="00501C4A">
          <w:rPr>
            <w:rFonts w:ascii="Verdana" w:hAnsi="Verdana" w:cs="Verdana" w:hint="eastAsia"/>
            <w:kern w:val="0"/>
            <w:sz w:val="18"/>
            <w:szCs w:val="18"/>
          </w:rPr>
          <w:delText>完成</w:delText>
        </w:r>
      </w:del>
      <w:ins w:id="1" w:author="hongwei liu" w:date="2017-05-16T13:55:00Z">
        <w:r w:rsidR="00501C4A">
          <w:rPr>
            <w:rFonts w:ascii="Verdana" w:hAnsi="Verdana" w:cs="Verdana" w:hint="eastAsia"/>
            <w:kern w:val="0"/>
            <w:sz w:val="18"/>
            <w:szCs w:val="18"/>
          </w:rPr>
          <w:t>实现</w:t>
        </w:r>
      </w:ins>
      <w:r w:rsidR="0074783D">
        <w:rPr>
          <w:rFonts w:ascii="Verdana" w:hAnsi="Verdana" w:cs="Verdana" w:hint="eastAsia"/>
          <w:kern w:val="0"/>
          <w:sz w:val="18"/>
          <w:szCs w:val="18"/>
        </w:rPr>
        <w:t>如</w:t>
      </w:r>
      <w:r w:rsidR="0074783D">
        <w:rPr>
          <w:rFonts w:ascii="Verdana" w:hAnsi="Verdana" w:cs="Verdana" w:hint="eastAsia"/>
          <w:kern w:val="0"/>
          <w:sz w:val="18"/>
          <w:szCs w:val="18"/>
        </w:rPr>
        <w:t>BB84</w:t>
      </w:r>
      <w:r w:rsidR="0074783D">
        <w:rPr>
          <w:rFonts w:ascii="Verdana" w:hAnsi="Verdana" w:cs="Verdana" w:hint="eastAsia"/>
          <w:kern w:val="0"/>
          <w:sz w:val="18"/>
          <w:szCs w:val="18"/>
        </w:rPr>
        <w:t>和</w:t>
      </w:r>
      <w:r w:rsidR="0074783D">
        <w:rPr>
          <w:rFonts w:ascii="Verdana" w:hAnsi="Verdana" w:cs="Verdana" w:hint="eastAsia"/>
          <w:kern w:val="0"/>
          <w:sz w:val="18"/>
          <w:szCs w:val="18"/>
        </w:rPr>
        <w:t>B92</w:t>
      </w:r>
      <w:r w:rsidR="0074783D">
        <w:rPr>
          <w:rFonts w:ascii="Verdana" w:hAnsi="Verdana" w:cs="Verdana" w:hint="eastAsia"/>
          <w:kern w:val="0"/>
          <w:sz w:val="18"/>
          <w:szCs w:val="18"/>
        </w:rPr>
        <w:t>等协议</w:t>
      </w:r>
      <w:ins w:id="2" w:author="hongwei liu" w:date="2017-05-16T13:55:00Z">
        <w:r w:rsidR="00501C4A">
          <w:rPr>
            <w:rFonts w:ascii="Verdana" w:hAnsi="Verdana" w:cs="Verdana" w:hint="eastAsia"/>
            <w:kern w:val="0"/>
            <w:sz w:val="18"/>
            <w:szCs w:val="18"/>
          </w:rPr>
          <w:t>，</w:t>
        </w:r>
      </w:ins>
      <w:del w:id="3" w:author="hongwei liu" w:date="2017-05-16T13:55:00Z">
        <w:r w:rsidR="0074783D" w:rsidDel="00501C4A">
          <w:rPr>
            <w:rFonts w:ascii="Verdana" w:hAnsi="Verdana" w:cs="Verdana" w:hint="eastAsia"/>
            <w:kern w:val="0"/>
            <w:sz w:val="18"/>
            <w:szCs w:val="18"/>
          </w:rPr>
          <w:delText>。</w:delText>
        </w:r>
      </w:del>
      <w:r w:rsidR="0074783D">
        <w:rPr>
          <w:rFonts w:ascii="Verdana" w:hAnsi="Verdana" w:cs="Verdana" w:hint="eastAsia"/>
          <w:kern w:val="0"/>
          <w:sz w:val="18"/>
          <w:szCs w:val="18"/>
        </w:rPr>
        <w:t>并且根据需要，简单的修改光路，还可以实现</w:t>
      </w:r>
      <w:ins w:id="4" w:author="hongwei liu" w:date="2017-05-16T13:56:00Z">
        <w:r w:rsidR="00501C4A">
          <w:rPr>
            <w:rFonts w:ascii="Verdana" w:hAnsi="Verdana" w:cs="Verdana" w:hint="eastAsia"/>
            <w:kern w:val="0"/>
            <w:sz w:val="18"/>
            <w:szCs w:val="18"/>
          </w:rPr>
          <w:t>量子密钥共享</w:t>
        </w:r>
      </w:ins>
      <w:ins w:id="5" w:author="hongwei liu" w:date="2017-05-16T13:57:00Z">
        <w:r w:rsidR="00501C4A">
          <w:rPr>
            <w:rFonts w:ascii="Verdana" w:hAnsi="Verdana" w:cs="Verdana" w:hint="eastAsia"/>
            <w:kern w:val="0"/>
            <w:sz w:val="18"/>
            <w:szCs w:val="18"/>
          </w:rPr>
          <w:t xml:space="preserve"> </w:t>
        </w:r>
      </w:ins>
      <w:del w:id="6" w:author="hongwei liu" w:date="2017-05-16T13:56:00Z">
        <w:r w:rsidR="0074783D" w:rsidDel="00501C4A">
          <w:rPr>
            <w:rFonts w:ascii="Verdana" w:hAnsi="Verdana" w:cs="Verdana" w:hint="eastAsia"/>
            <w:kern w:val="0"/>
            <w:sz w:val="18"/>
            <w:szCs w:val="18"/>
          </w:rPr>
          <w:delText>QSS</w:delText>
        </w:r>
      </w:del>
      <w:r w:rsidR="0074783D">
        <w:rPr>
          <w:rFonts w:ascii="Verdana" w:hAnsi="Verdana" w:cs="Verdana" w:hint="eastAsia"/>
          <w:kern w:val="0"/>
          <w:sz w:val="18"/>
          <w:szCs w:val="18"/>
        </w:rPr>
        <w:t>(</w:t>
      </w:r>
      <w:ins w:id="7" w:author="hongwei liu" w:date="2017-05-16T13:56:00Z">
        <w:r w:rsidR="00501C4A">
          <w:rPr>
            <w:rFonts w:ascii="Verdana" w:hAnsi="Verdana" w:cs="Verdana"/>
            <w:kern w:val="0"/>
            <w:sz w:val="18"/>
            <w:szCs w:val="18"/>
          </w:rPr>
          <w:t>Quantum S</w:t>
        </w:r>
        <w:r w:rsidR="00501C4A">
          <w:rPr>
            <w:rFonts w:ascii="Verdana" w:hAnsi="Verdana" w:cs="Verdana" w:hint="eastAsia"/>
            <w:kern w:val="0"/>
            <w:sz w:val="18"/>
            <w:szCs w:val="18"/>
          </w:rPr>
          <w:t>ec</w:t>
        </w:r>
        <w:r w:rsidR="00501C4A">
          <w:rPr>
            <w:rFonts w:ascii="Verdana" w:hAnsi="Verdana" w:cs="Verdana"/>
            <w:kern w:val="0"/>
            <w:sz w:val="18"/>
            <w:szCs w:val="18"/>
          </w:rPr>
          <w:t xml:space="preserve">ret Sharing, </w:t>
        </w:r>
        <w:r w:rsidR="00501C4A">
          <w:rPr>
            <w:rFonts w:ascii="Verdana" w:hAnsi="Verdana" w:cs="Verdana" w:hint="eastAsia"/>
            <w:kern w:val="0"/>
            <w:sz w:val="18"/>
            <w:szCs w:val="18"/>
          </w:rPr>
          <w:t>QSS</w:t>
        </w:r>
      </w:ins>
      <w:del w:id="8" w:author="hongwei liu" w:date="2017-05-16T13:56:00Z">
        <w:r w:rsidR="0074783D" w:rsidDel="00501C4A">
          <w:rPr>
            <w:rFonts w:ascii="Verdana" w:hAnsi="Verdana" w:cs="Verdana" w:hint="eastAsia"/>
            <w:kern w:val="0"/>
            <w:sz w:val="18"/>
            <w:szCs w:val="18"/>
          </w:rPr>
          <w:delText>量子密钥共享</w:delText>
        </w:r>
      </w:del>
      <w:r w:rsidR="0074783D">
        <w:rPr>
          <w:rFonts w:ascii="Verdana" w:hAnsi="Verdana" w:cs="Verdana" w:hint="eastAsia"/>
          <w:kern w:val="0"/>
          <w:sz w:val="18"/>
          <w:szCs w:val="18"/>
        </w:rPr>
        <w:t>)</w:t>
      </w:r>
      <w:ins w:id="9" w:author="hongwei liu" w:date="2017-05-16T13:57:00Z">
        <w:r w:rsidR="00501C4A">
          <w:rPr>
            <w:rFonts w:ascii="Verdana" w:hAnsi="Verdana" w:cs="Verdana"/>
            <w:kern w:val="0"/>
            <w:sz w:val="18"/>
            <w:szCs w:val="18"/>
          </w:rPr>
          <w:t xml:space="preserve"> </w:t>
        </w:r>
      </w:ins>
      <w:r w:rsidR="0074783D">
        <w:rPr>
          <w:rFonts w:ascii="Verdana" w:hAnsi="Verdana" w:cs="Verdana" w:hint="eastAsia"/>
          <w:kern w:val="0"/>
          <w:sz w:val="18"/>
          <w:szCs w:val="18"/>
        </w:rPr>
        <w:t>等不同的实验目的。</w:t>
      </w:r>
    </w:p>
    <w:p w14:paraId="5A3D120A" w14:textId="1ABD6891" w:rsidR="0074783D" w:rsidRDefault="0074783D" w:rsidP="0074783D">
      <w:pPr>
        <w:numPr>
          <w:ilvl w:val="0"/>
          <w:numId w:val="1"/>
        </w:numPr>
        <w:rPr>
          <w:rFonts w:ascii="宋体" w:hAnsi="宋体"/>
          <w:b/>
          <w:color w:val="FF0000"/>
          <w:kern w:val="0"/>
          <w:sz w:val="20"/>
        </w:rPr>
      </w:pPr>
      <w:r>
        <w:rPr>
          <w:rFonts w:ascii="Verdana" w:hAnsi="Verdana" w:cs="Verdana" w:hint="eastAsia"/>
          <w:kern w:val="0"/>
          <w:sz w:val="18"/>
          <w:szCs w:val="18"/>
        </w:rPr>
        <w:t>MFC</w:t>
      </w:r>
      <w:r>
        <w:rPr>
          <w:rFonts w:ascii="Arial" w:hAnsi="Arial" w:cs="Arial"/>
          <w:color w:val="333333"/>
          <w:sz w:val="19"/>
          <w:szCs w:val="19"/>
          <w:shd w:val="clear" w:color="auto" w:fill="FFFFFF"/>
        </w:rPr>
        <w:t>微软基础类库（英语：</w:t>
      </w:r>
      <w:r>
        <w:rPr>
          <w:rFonts w:ascii="Arial" w:hAnsi="Arial" w:cs="Arial"/>
          <w:color w:val="333333"/>
          <w:sz w:val="19"/>
          <w:szCs w:val="19"/>
          <w:shd w:val="clear" w:color="auto" w:fill="FFFFFF"/>
        </w:rPr>
        <w:t>Microsoft Foundation Classes</w:t>
      </w:r>
      <w:r>
        <w:rPr>
          <w:rFonts w:ascii="Arial" w:hAnsi="Arial" w:cs="Arial"/>
          <w:color w:val="333333"/>
          <w:sz w:val="19"/>
          <w:szCs w:val="19"/>
          <w:shd w:val="clear" w:color="auto" w:fill="FFFFFF"/>
        </w:rPr>
        <w:t>，简称</w:t>
      </w:r>
      <w:r>
        <w:rPr>
          <w:rStyle w:val="ad"/>
          <w:rFonts w:ascii="Arial" w:hAnsi="Arial" w:cs="Arial"/>
          <w:i w:val="0"/>
          <w:color w:val="CC0000"/>
          <w:sz w:val="19"/>
          <w:szCs w:val="19"/>
          <w:shd w:val="clear" w:color="auto" w:fill="FFFFFF"/>
        </w:rPr>
        <w:t>MFC</w:t>
      </w:r>
      <w:r>
        <w:rPr>
          <w:rFonts w:ascii="Arial" w:hAnsi="Arial" w:cs="Arial"/>
          <w:color w:val="333333"/>
          <w:sz w:val="19"/>
          <w:szCs w:val="19"/>
          <w:shd w:val="clear" w:color="auto" w:fill="FFFFFF"/>
        </w:rPr>
        <w:t>）</w:t>
      </w:r>
      <w:r>
        <w:rPr>
          <w:rFonts w:ascii="Verdana" w:hAnsi="Verdana" w:cs="Verdana" w:hint="eastAsia"/>
          <w:kern w:val="0"/>
          <w:sz w:val="18"/>
          <w:szCs w:val="18"/>
        </w:rPr>
        <w:t>界面控制部分。本文的工作是为了量子密钥分发系统的实用化而做的软件控制部分，</w:t>
      </w:r>
      <w:ins w:id="10" w:author="hongwei liu" w:date="2017-05-16T13:59:00Z">
        <w:r w:rsidR="00501C4A">
          <w:rPr>
            <w:rFonts w:ascii="Verdana" w:hAnsi="Verdana" w:cs="Verdana" w:hint="eastAsia"/>
            <w:kern w:val="0"/>
            <w:sz w:val="18"/>
            <w:szCs w:val="18"/>
          </w:rPr>
          <w:t>目的是</w:t>
        </w:r>
      </w:ins>
      <w:ins w:id="11" w:author="hongwei liu" w:date="2017-05-16T13:58:00Z">
        <w:r w:rsidR="00501C4A">
          <w:rPr>
            <w:rFonts w:ascii="Verdana" w:hAnsi="Verdana" w:cs="Verdana" w:hint="eastAsia"/>
            <w:kern w:val="0"/>
            <w:sz w:val="18"/>
            <w:szCs w:val="18"/>
          </w:rPr>
          <w:t>使</w:t>
        </w:r>
      </w:ins>
      <w:del w:id="12" w:author="hongwei liu" w:date="2017-05-16T13:58:00Z">
        <w:r w:rsidDel="00501C4A">
          <w:rPr>
            <w:rFonts w:ascii="Verdana" w:hAnsi="Verdana" w:cs="Verdana" w:hint="eastAsia"/>
            <w:kern w:val="0"/>
            <w:sz w:val="18"/>
            <w:szCs w:val="18"/>
          </w:rPr>
          <w:delText>将</w:delText>
        </w:r>
      </w:del>
      <w:r>
        <w:rPr>
          <w:rFonts w:ascii="Verdana" w:hAnsi="Verdana" w:cs="Verdana" w:hint="eastAsia"/>
          <w:kern w:val="0"/>
          <w:sz w:val="18"/>
          <w:szCs w:val="18"/>
        </w:rPr>
        <w:t>操作尽可能的耗时短，易于操作</w:t>
      </w:r>
      <w:ins w:id="13" w:author="hongwei liu" w:date="2017-05-16T14:00:00Z">
        <w:r w:rsidR="00501C4A">
          <w:rPr>
            <w:rFonts w:ascii="Verdana" w:hAnsi="Verdana" w:cs="Verdana" w:hint="eastAsia"/>
            <w:kern w:val="0"/>
            <w:sz w:val="18"/>
            <w:szCs w:val="18"/>
          </w:rPr>
          <w:t>，</w:t>
        </w:r>
      </w:ins>
      <w:del w:id="14" w:author="hongwei liu" w:date="2017-05-16T14:00:00Z">
        <w:r w:rsidDel="00501C4A">
          <w:rPr>
            <w:rFonts w:ascii="Verdana" w:hAnsi="Verdana" w:cs="Verdana" w:hint="eastAsia"/>
            <w:kern w:val="0"/>
            <w:sz w:val="18"/>
            <w:szCs w:val="18"/>
          </w:rPr>
          <w:delText>。于是就有了</w:delText>
        </w:r>
      </w:del>
      <w:r>
        <w:rPr>
          <w:rFonts w:ascii="Verdana" w:hAnsi="Verdana" w:cs="Verdana" w:hint="eastAsia"/>
          <w:kern w:val="0"/>
          <w:sz w:val="18"/>
          <w:szCs w:val="18"/>
        </w:rPr>
        <w:t>利用</w:t>
      </w:r>
      <w:r>
        <w:rPr>
          <w:rFonts w:ascii="Verdana" w:hAnsi="Verdana" w:cs="Verdana" w:hint="eastAsia"/>
          <w:kern w:val="0"/>
          <w:sz w:val="18"/>
          <w:szCs w:val="18"/>
        </w:rPr>
        <w:t>MFC</w:t>
      </w:r>
      <w:r>
        <w:rPr>
          <w:rFonts w:ascii="Verdana" w:hAnsi="Verdana" w:cs="Verdana" w:hint="eastAsia"/>
          <w:kern w:val="0"/>
          <w:sz w:val="18"/>
          <w:szCs w:val="18"/>
        </w:rPr>
        <w:t>编写图形界面</w:t>
      </w:r>
      <w:ins w:id="15" w:author="hongwei liu" w:date="2017-05-16T14:00:00Z">
        <w:r w:rsidR="00501C4A">
          <w:rPr>
            <w:rFonts w:ascii="Verdana" w:hAnsi="Verdana" w:cs="Verdana" w:hint="eastAsia"/>
            <w:kern w:val="0"/>
            <w:sz w:val="18"/>
            <w:szCs w:val="18"/>
          </w:rPr>
          <w:t>可以很好的实现这一目的</w:t>
        </w:r>
      </w:ins>
      <w:r>
        <w:rPr>
          <w:rFonts w:ascii="Verdana" w:hAnsi="Verdana" w:cs="Verdana" w:hint="eastAsia"/>
          <w:kern w:val="0"/>
          <w:sz w:val="18"/>
          <w:szCs w:val="18"/>
        </w:rPr>
        <w:t>。</w:t>
      </w:r>
      <w:del w:id="16" w:author="hongwei liu" w:date="2017-05-16T14:01:00Z">
        <w:r w:rsidDel="00501C4A">
          <w:rPr>
            <w:rFonts w:ascii="Verdana" w:hAnsi="Verdana" w:cs="Verdana" w:hint="eastAsia"/>
            <w:kern w:val="0"/>
            <w:sz w:val="18"/>
            <w:szCs w:val="18"/>
          </w:rPr>
          <w:delText>实验中，</w:delText>
        </w:r>
      </w:del>
      <w:ins w:id="17" w:author="hongwei liu" w:date="2017-05-16T14:01:00Z">
        <w:r w:rsidR="00501C4A">
          <w:rPr>
            <w:rFonts w:ascii="Verdana" w:hAnsi="Verdana" w:cs="Verdana" w:hint="eastAsia"/>
            <w:kern w:val="0"/>
            <w:sz w:val="18"/>
            <w:szCs w:val="18"/>
          </w:rPr>
          <w:t>我们</w:t>
        </w:r>
      </w:ins>
      <w:r>
        <w:rPr>
          <w:rFonts w:ascii="Verdana" w:hAnsi="Verdana" w:cs="Verdana" w:hint="eastAsia"/>
          <w:kern w:val="0"/>
          <w:sz w:val="18"/>
          <w:szCs w:val="18"/>
        </w:rPr>
        <w:t>利用</w:t>
      </w:r>
      <w:r>
        <w:rPr>
          <w:rFonts w:ascii="Verdana" w:hAnsi="Verdana" w:cs="Verdana" w:hint="eastAsia"/>
          <w:kern w:val="0"/>
          <w:sz w:val="18"/>
          <w:szCs w:val="18"/>
        </w:rPr>
        <w:t>MFC</w:t>
      </w:r>
      <w:r>
        <w:rPr>
          <w:rFonts w:ascii="Verdana" w:hAnsi="Verdana" w:cs="Verdana" w:hint="eastAsia"/>
          <w:kern w:val="0"/>
          <w:sz w:val="18"/>
          <w:szCs w:val="18"/>
        </w:rPr>
        <w:t>将整个实验的过程中需要操作到的参量集成到一个图形界面中，使得操作界面傻瓜化</w:t>
      </w:r>
      <w:ins w:id="18" w:author="hongwei liu" w:date="2017-05-16T14:01:00Z">
        <w:r w:rsidR="00501C4A">
          <w:rPr>
            <w:rFonts w:ascii="Verdana" w:hAnsi="Verdana" w:cs="Verdana" w:hint="eastAsia"/>
            <w:kern w:val="0"/>
            <w:sz w:val="18"/>
            <w:szCs w:val="18"/>
          </w:rPr>
          <w:t>，</w:t>
        </w:r>
      </w:ins>
      <w:del w:id="19" w:author="hongwei liu" w:date="2017-05-16T14:01:00Z">
        <w:r w:rsidDel="00501C4A">
          <w:rPr>
            <w:rFonts w:ascii="Verdana" w:hAnsi="Verdana" w:cs="Verdana" w:hint="eastAsia"/>
            <w:kern w:val="0"/>
            <w:sz w:val="18"/>
            <w:szCs w:val="18"/>
          </w:rPr>
          <w:delText>。</w:delText>
        </w:r>
      </w:del>
      <w:r>
        <w:rPr>
          <w:rFonts w:ascii="Verdana" w:hAnsi="Verdana" w:cs="Verdana" w:hint="eastAsia"/>
          <w:kern w:val="0"/>
          <w:sz w:val="18"/>
          <w:szCs w:val="18"/>
        </w:rPr>
        <w:t>同时又解决了搭建平台耗时的问题，通过自扫描</w:t>
      </w:r>
      <w:ins w:id="20" w:author="hongwei liu" w:date="2017-05-16T14:01:00Z">
        <w:r w:rsidR="00501C4A">
          <w:rPr>
            <w:rFonts w:ascii="Verdana" w:hAnsi="Verdana" w:cs="Verdana" w:hint="eastAsia"/>
            <w:kern w:val="0"/>
            <w:sz w:val="18"/>
            <w:szCs w:val="18"/>
          </w:rPr>
          <w:t>加</w:t>
        </w:r>
      </w:ins>
      <w:del w:id="21" w:author="hongwei liu" w:date="2017-05-16T14:01:00Z">
        <w:r w:rsidDel="00501C4A">
          <w:rPr>
            <w:rFonts w:ascii="Verdana" w:hAnsi="Verdana" w:cs="Verdana" w:hint="eastAsia"/>
            <w:kern w:val="0"/>
            <w:sz w:val="18"/>
            <w:szCs w:val="18"/>
          </w:rPr>
          <w:delText>+</w:delText>
        </w:r>
      </w:del>
      <w:r>
        <w:rPr>
          <w:rFonts w:ascii="Verdana" w:hAnsi="Verdana" w:cs="Verdana" w:hint="eastAsia"/>
          <w:kern w:val="0"/>
          <w:sz w:val="18"/>
          <w:szCs w:val="18"/>
        </w:rPr>
        <w:t>手动调制相结合的方式巧妙地优化了实验步骤。而</w:t>
      </w:r>
      <w:r>
        <w:rPr>
          <w:rFonts w:ascii="Verdana" w:hAnsi="Verdana" w:cs="Verdana" w:hint="eastAsia"/>
          <w:kern w:val="0"/>
          <w:sz w:val="18"/>
          <w:szCs w:val="18"/>
        </w:rPr>
        <w:t>MFC</w:t>
      </w:r>
      <w:r>
        <w:rPr>
          <w:rFonts w:ascii="Verdana" w:hAnsi="Verdana" w:cs="Verdana" w:hint="eastAsia"/>
          <w:kern w:val="0"/>
          <w:sz w:val="18"/>
          <w:szCs w:val="18"/>
        </w:rPr>
        <w:t>的可扩展性，也可以方便后来的研究，添加新的功能。</w:t>
      </w:r>
    </w:p>
    <w:p w14:paraId="73E9FA3F" w14:textId="77777777" w:rsidR="0074783D" w:rsidRDefault="0074783D" w:rsidP="0074783D">
      <w:pPr>
        <w:rPr>
          <w:kern w:val="0"/>
        </w:rPr>
      </w:pPr>
    </w:p>
    <w:p w14:paraId="72324350" w14:textId="77777777" w:rsidR="0074783D" w:rsidRDefault="0074783D" w:rsidP="0074783D">
      <w:pPr>
        <w:rPr>
          <w:kern w:val="0"/>
        </w:rPr>
      </w:pPr>
    </w:p>
    <w:p w14:paraId="0D4D3ACB" w14:textId="77777777" w:rsidR="0074783D" w:rsidRDefault="0074783D" w:rsidP="0074783D">
      <w:pPr>
        <w:rPr>
          <w:kern w:val="0"/>
        </w:rPr>
      </w:pPr>
    </w:p>
    <w:p w14:paraId="66D5326B" w14:textId="77777777" w:rsidR="0074783D" w:rsidRDefault="0074783D" w:rsidP="0074783D">
      <w:pPr>
        <w:rPr>
          <w:kern w:val="0"/>
        </w:rPr>
      </w:pPr>
    </w:p>
    <w:p w14:paraId="1BFC2750" w14:textId="77777777" w:rsidR="0074783D" w:rsidRDefault="0074783D" w:rsidP="0074783D">
      <w:pPr>
        <w:rPr>
          <w:kern w:val="0"/>
        </w:rPr>
      </w:pPr>
    </w:p>
    <w:p w14:paraId="337CE5E1" w14:textId="77777777" w:rsidR="0074783D" w:rsidRDefault="0074783D" w:rsidP="0074783D">
      <w:pPr>
        <w:jc w:val="center"/>
        <w:rPr>
          <w:rFonts w:ascii="方正书宋简体" w:eastAsia="方正书宋简体" w:hAnsi="宋体"/>
          <w:kern w:val="0"/>
          <w:sz w:val="44"/>
          <w:szCs w:val="20"/>
        </w:rPr>
      </w:pPr>
      <w:r>
        <w:rPr>
          <w:rFonts w:ascii="方正书宋简体" w:eastAsia="方正书宋简体" w:hAnsi="宋体" w:hint="eastAsia"/>
          <w:kern w:val="0"/>
          <w:sz w:val="44"/>
          <w:szCs w:val="20"/>
        </w:rPr>
        <w:t>量子密钥分发系统中的软件控制部分研究</w:t>
      </w:r>
    </w:p>
    <w:p w14:paraId="598BBCF5" w14:textId="77777777" w:rsidR="0074783D" w:rsidRDefault="0074783D" w:rsidP="0074783D">
      <w:pPr>
        <w:pStyle w:val="af0"/>
        <w:rPr>
          <w:kern w:val="0"/>
        </w:rPr>
      </w:pPr>
    </w:p>
    <w:p w14:paraId="60DCE323" w14:textId="77777777" w:rsidR="0074783D" w:rsidRDefault="0074783D" w:rsidP="0074783D">
      <w:pPr>
        <w:pStyle w:val="af0"/>
        <w:rPr>
          <w:kern w:val="0"/>
        </w:rPr>
      </w:pPr>
      <w:r>
        <w:rPr>
          <w:kern w:val="0"/>
        </w:rPr>
        <w:t>陈倚天,刘宏伟，</w:t>
      </w:r>
      <w:r>
        <w:rPr>
          <w:rFonts w:hint="eastAsia"/>
          <w:kern w:val="0"/>
        </w:rPr>
        <w:t>屈文秀</w:t>
      </w:r>
      <w:r>
        <w:rPr>
          <w:kern w:val="0"/>
        </w:rPr>
        <w:t>，</w:t>
      </w:r>
      <w:r>
        <w:rPr>
          <w:rFonts w:hint="eastAsia"/>
          <w:kern w:val="0"/>
        </w:rPr>
        <w:t>窦天琦</w:t>
      </w:r>
      <w:r>
        <w:rPr>
          <w:kern w:val="0"/>
        </w:rPr>
        <w:t>，</w:t>
      </w:r>
      <w:r>
        <w:rPr>
          <w:rFonts w:hint="eastAsia"/>
          <w:kern w:val="0"/>
        </w:rPr>
        <w:t>王吉鹏</w:t>
      </w:r>
      <w:r>
        <w:rPr>
          <w:kern w:val="0"/>
        </w:rPr>
        <w:t>，</w:t>
      </w:r>
      <w:r>
        <w:rPr>
          <w:rFonts w:hint="eastAsia"/>
          <w:kern w:val="0"/>
        </w:rPr>
        <w:t>李月梅</w:t>
      </w:r>
      <w:r>
        <w:rPr>
          <w:kern w:val="0"/>
        </w:rPr>
        <w:t>，</w:t>
      </w:r>
      <w:r>
        <w:rPr>
          <w:rFonts w:hint="eastAsia"/>
          <w:kern w:val="0"/>
        </w:rPr>
        <w:t>马海强</w:t>
      </w:r>
      <w:r w:rsidRPr="00D908B7">
        <w:rPr>
          <w:rFonts w:ascii="宋体" w:eastAsia="宋体" w:hAnsi="宋体" w:hint="eastAsia"/>
          <w:kern w:val="0"/>
          <w:vertAlign w:val="superscript"/>
        </w:rPr>
        <w:t>†</w:t>
      </w:r>
    </w:p>
    <w:p w14:paraId="15029148" w14:textId="77777777" w:rsidR="0074783D" w:rsidRDefault="0074783D" w:rsidP="0074783D">
      <w:pPr>
        <w:pStyle w:val="af"/>
        <w:rPr>
          <w:kern w:val="0"/>
        </w:rPr>
      </w:pPr>
    </w:p>
    <w:p w14:paraId="1E8C2949" w14:textId="77777777" w:rsidR="0074783D" w:rsidRDefault="0074783D" w:rsidP="0074783D">
      <w:pPr>
        <w:pStyle w:val="11"/>
        <w:spacing w:after="480"/>
        <w:rPr>
          <w:kern w:val="0"/>
        </w:rPr>
      </w:pPr>
      <w:r>
        <w:rPr>
          <w:rFonts w:hint="eastAsia"/>
          <w:kern w:val="0"/>
        </w:rPr>
        <w:t>（北京邮电大学理学院</w:t>
      </w:r>
      <w:r>
        <w:rPr>
          <w:rFonts w:hint="eastAsia"/>
          <w:kern w:val="0"/>
        </w:rPr>
        <w:t xml:space="preserve">, </w:t>
      </w:r>
      <w:r>
        <w:rPr>
          <w:rFonts w:hint="eastAsia"/>
          <w:kern w:val="0"/>
        </w:rPr>
        <w:t>北京</w:t>
      </w:r>
      <w:r>
        <w:rPr>
          <w:rFonts w:hint="eastAsia"/>
          <w:kern w:val="0"/>
        </w:rPr>
        <w:t xml:space="preserve"> 100876</w:t>
      </w:r>
      <w:r>
        <w:rPr>
          <w:rFonts w:hint="eastAsia"/>
          <w:kern w:val="0"/>
        </w:rPr>
        <w:t>）</w:t>
      </w:r>
    </w:p>
    <w:p w14:paraId="05462E0B" w14:textId="3D86E6F8" w:rsidR="0074783D" w:rsidRDefault="0074783D" w:rsidP="0074783D">
      <w:pPr>
        <w:pStyle w:val="2"/>
        <w:autoSpaceDE w:val="0"/>
        <w:autoSpaceDN w:val="0"/>
        <w:spacing w:line="254" w:lineRule="auto"/>
        <w:ind w:leftChars="200" w:left="420" w:rightChars="200" w:right="420"/>
        <w:rPr>
          <w:rFonts w:ascii="黑体" w:eastAsia="黑体"/>
          <w:bCs/>
          <w:w w:val="83"/>
          <w:sz w:val="24"/>
          <w:szCs w:val="24"/>
        </w:rPr>
      </w:pPr>
      <w:r>
        <w:rPr>
          <w:rFonts w:ascii="黑体" w:eastAsia="黑体" w:hAnsi="宋体" w:hint="eastAsia"/>
          <w:bCs/>
          <w:w w:val="95"/>
          <w:sz w:val="24"/>
        </w:rPr>
        <w:t>摘 要</w:t>
      </w:r>
      <w:r>
        <w:rPr>
          <w:rFonts w:ascii="黑体" w:eastAsia="黑体" w:hint="eastAsia"/>
          <w:bCs/>
          <w:w w:val="95"/>
          <w:sz w:val="24"/>
        </w:rPr>
        <w:t>：</w:t>
      </w:r>
      <w:r>
        <w:rPr>
          <w:rFonts w:ascii="楷体" w:eastAsia="楷体" w:hAnsi="楷体" w:cs="楷体" w:hint="eastAsia"/>
        </w:rPr>
        <w:t>本文的重点是</w:t>
      </w:r>
      <w:r w:rsidR="00B16405">
        <w:rPr>
          <w:rFonts w:ascii="楷体" w:eastAsia="楷体" w:hAnsi="楷体" w:cs="楷体"/>
        </w:rPr>
        <w:t>在整个量子密钥分发的QKD层中的</w:t>
      </w:r>
      <w:r w:rsidR="00B16405">
        <w:rPr>
          <w:rFonts w:ascii="楷体" w:eastAsia="楷体" w:hAnsi="楷体" w:cs="楷体" w:hint="eastAsia"/>
        </w:rPr>
        <w:t>的软件部分进行</w:t>
      </w:r>
      <w:r w:rsidR="00B16405">
        <w:rPr>
          <w:rFonts w:ascii="楷体" w:eastAsia="楷体" w:hAnsi="楷体" w:cs="楷体"/>
        </w:rPr>
        <w:t>设计研究</w:t>
      </w:r>
      <w:r w:rsidR="00301870">
        <w:rPr>
          <w:rFonts w:ascii="楷体" w:eastAsia="楷体" w:hAnsi="楷体" w:cs="楷体"/>
        </w:rPr>
        <w:t>。</w:t>
      </w:r>
      <w:r>
        <w:rPr>
          <w:rFonts w:ascii="楷体" w:eastAsia="楷体" w:hAnsi="楷体" w:cs="楷体" w:hint="eastAsia"/>
        </w:rPr>
        <w:t>研究以实</w:t>
      </w:r>
      <w:r w:rsidR="00B16405">
        <w:rPr>
          <w:rFonts w:ascii="楷体" w:eastAsia="楷体" w:hAnsi="楷体" w:cs="楷体" w:hint="eastAsia"/>
        </w:rPr>
        <w:t>验操作为主，通过编写可操作的代码，为实验室搭建整个量子通讯</w:t>
      </w:r>
      <w:r w:rsidR="00B16405">
        <w:rPr>
          <w:rFonts w:ascii="楷体" w:eastAsia="楷体" w:hAnsi="楷体" w:cs="楷体"/>
        </w:rPr>
        <w:t>过程</w:t>
      </w:r>
      <w:r w:rsidR="00B16405">
        <w:rPr>
          <w:rFonts w:ascii="楷体" w:eastAsia="楷体" w:hAnsi="楷体" w:cs="楷体" w:hint="eastAsia"/>
        </w:rPr>
        <w:t>的</w:t>
      </w:r>
      <w:r w:rsidR="00B16405">
        <w:rPr>
          <w:rFonts w:ascii="楷体" w:eastAsia="楷体" w:hAnsi="楷体" w:cs="楷体"/>
        </w:rPr>
        <w:t>自动化</w:t>
      </w:r>
      <w:r w:rsidR="00B16405">
        <w:rPr>
          <w:rFonts w:ascii="楷体" w:eastAsia="楷体" w:hAnsi="楷体" w:cs="楷体" w:hint="eastAsia"/>
        </w:rPr>
        <w:t>操作</w:t>
      </w:r>
      <w:r w:rsidR="00B16405">
        <w:rPr>
          <w:rFonts w:ascii="楷体" w:eastAsia="楷体" w:hAnsi="楷体" w:cs="楷体"/>
        </w:rPr>
        <w:t>平台</w:t>
      </w:r>
      <w:r>
        <w:rPr>
          <w:rFonts w:ascii="楷体" w:eastAsia="楷体" w:hAnsi="楷体" w:cs="楷体" w:hint="eastAsia"/>
        </w:rPr>
        <w:t>。通过编写可视界面将过程封装起来，降低</w:t>
      </w:r>
      <w:r w:rsidR="00B16405">
        <w:rPr>
          <w:rFonts w:ascii="楷体" w:eastAsia="楷体" w:hAnsi="楷体" w:cs="楷体"/>
        </w:rPr>
        <w:t>对</w:t>
      </w:r>
      <w:r>
        <w:rPr>
          <w:rFonts w:ascii="楷体" w:eastAsia="楷体" w:hAnsi="楷体" w:cs="楷体" w:hint="eastAsia"/>
        </w:rPr>
        <w:t>使用者编程程度的要求。实验光路控制部分由三个</w:t>
      </w:r>
      <w:r>
        <w:rPr>
          <w:rFonts w:ascii="楷体" w:eastAsia="楷体" w:hAnsi="楷体" w:cs="楷体"/>
        </w:rPr>
        <w:t>不同</w:t>
      </w:r>
      <w:r>
        <w:rPr>
          <w:rFonts w:ascii="楷体" w:eastAsia="楷体" w:hAnsi="楷体" w:cs="楷体" w:hint="eastAsia"/>
        </w:rPr>
        <w:t>部分</w:t>
      </w:r>
      <w:r>
        <w:rPr>
          <w:rFonts w:ascii="楷体" w:eastAsia="楷体" w:hAnsi="楷体" w:cs="楷体"/>
        </w:rPr>
        <w:t>组成</w:t>
      </w:r>
      <w:r>
        <w:rPr>
          <w:rFonts w:ascii="楷体" w:eastAsia="楷体" w:hAnsi="楷体" w:cs="楷体" w:hint="eastAsia"/>
        </w:rPr>
        <w:t>，协同合作最后实现</w:t>
      </w:r>
      <w:r w:rsidR="00B16405">
        <w:rPr>
          <w:rFonts w:ascii="楷体" w:eastAsia="楷体" w:hAnsi="楷体" w:cs="楷体" w:hint="eastAsia"/>
        </w:rPr>
        <w:t>控制</w:t>
      </w:r>
      <w:r w:rsidR="00B16405">
        <w:rPr>
          <w:rFonts w:ascii="楷体" w:eastAsia="楷体" w:hAnsi="楷体" w:cs="楷体"/>
        </w:rPr>
        <w:t>，</w:t>
      </w:r>
      <w:r w:rsidR="00B16405">
        <w:rPr>
          <w:rFonts w:ascii="楷体" w:eastAsia="楷体" w:hAnsi="楷体" w:cs="楷体" w:hint="eastAsia"/>
        </w:rPr>
        <w:t>扫描</w:t>
      </w:r>
      <w:r w:rsidR="00B16405">
        <w:rPr>
          <w:rFonts w:ascii="楷体" w:eastAsia="楷体" w:hAnsi="楷体" w:cs="楷体"/>
        </w:rPr>
        <w:t>，判断于一身的相位自扫描工具</w:t>
      </w:r>
      <w:r>
        <w:rPr>
          <w:rFonts w:ascii="楷体" w:eastAsia="楷体" w:hAnsi="楷体" w:cs="楷体" w:hint="eastAsia"/>
        </w:rPr>
        <w:t>。</w:t>
      </w:r>
      <w:r w:rsidR="00B16405">
        <w:rPr>
          <w:rFonts w:ascii="楷体" w:eastAsia="楷体" w:hAnsi="楷体" w:cs="楷体"/>
        </w:rPr>
        <w:t>我们首先给出了</w:t>
      </w:r>
      <w:r w:rsidR="00B16405">
        <w:rPr>
          <w:rFonts w:ascii="楷体" w:eastAsia="楷体" w:hAnsi="楷体" w:cs="楷体" w:hint="eastAsia"/>
        </w:rPr>
        <w:t>纠正后</w:t>
      </w:r>
      <w:r w:rsidR="00B16405">
        <w:rPr>
          <w:rFonts w:ascii="楷体" w:eastAsia="楷体" w:hAnsi="楷体" w:cs="楷体"/>
        </w:rPr>
        <w:t>的琼斯矩阵分析光路，</w:t>
      </w:r>
      <w:r w:rsidR="00B16405">
        <w:rPr>
          <w:rFonts w:ascii="楷体" w:eastAsia="楷体" w:hAnsi="楷体" w:cs="楷体" w:hint="eastAsia"/>
        </w:rPr>
        <w:t>然后</w:t>
      </w:r>
      <w:r w:rsidR="00B16405">
        <w:rPr>
          <w:rFonts w:ascii="楷体" w:eastAsia="楷体" w:hAnsi="楷体" w:cs="楷体"/>
        </w:rPr>
        <w:t>详细的介绍了整个软件的设计流程</w:t>
      </w:r>
      <w:r w:rsidR="008B3321">
        <w:rPr>
          <w:rFonts w:ascii="楷体" w:eastAsia="楷体" w:hAnsi="楷体" w:cs="楷体"/>
        </w:rPr>
        <w:t>。</w:t>
      </w:r>
    </w:p>
    <w:p w14:paraId="7060FD1D" w14:textId="791D9B8E" w:rsidR="0074783D" w:rsidRDefault="0074783D" w:rsidP="0074783D">
      <w:pPr>
        <w:pStyle w:val="2"/>
        <w:autoSpaceDE w:val="0"/>
        <w:autoSpaceDN w:val="0"/>
        <w:spacing w:line="254" w:lineRule="auto"/>
        <w:ind w:leftChars="200" w:left="420" w:rightChars="200" w:right="420"/>
        <w:rPr>
          <w:rFonts w:ascii="黑体" w:eastAsia="黑体" w:hAnsi="黑体"/>
          <w:b/>
          <w:color w:val="8496B0" w:themeColor="text2" w:themeTint="99"/>
          <w:sz w:val="24"/>
          <w:szCs w:val="24"/>
        </w:rPr>
      </w:pPr>
      <w:r w:rsidRPr="0074783D">
        <w:rPr>
          <w:rFonts w:ascii="黑体" w:eastAsia="黑体" w:hint="eastAsia"/>
          <w:bCs/>
          <w:w w:val="83"/>
          <w:sz w:val="24"/>
          <w:szCs w:val="24"/>
          <w:fitText w:val="800" w:id="1433143808"/>
        </w:rPr>
        <w:t>关键词</w:t>
      </w:r>
      <w:r w:rsidRPr="0074783D">
        <w:rPr>
          <w:rFonts w:ascii="黑体" w:eastAsia="黑体" w:hint="eastAsia"/>
          <w:bCs/>
          <w:spacing w:val="2"/>
          <w:w w:val="83"/>
          <w:sz w:val="24"/>
          <w:szCs w:val="24"/>
          <w:fitText w:val="800" w:id="1433143808"/>
        </w:rPr>
        <w:t>：</w:t>
      </w:r>
      <w:r>
        <w:rPr>
          <w:rFonts w:ascii="楷体" w:eastAsia="楷体" w:hAnsi="楷体" w:cs="楷体" w:hint="eastAsia"/>
          <w:kern w:val="2"/>
          <w:sz w:val="21"/>
          <w:szCs w:val="24"/>
        </w:rPr>
        <w:t>量子通信；</w:t>
      </w:r>
      <w:r w:rsidR="00B16405">
        <w:rPr>
          <w:rFonts w:ascii="楷体" w:eastAsia="楷体" w:hAnsi="楷体" w:cs="楷体"/>
          <w:kern w:val="2"/>
          <w:sz w:val="21"/>
          <w:szCs w:val="24"/>
        </w:rPr>
        <w:t>量子密钥分发；</w:t>
      </w:r>
      <w:r w:rsidR="00B16405">
        <w:rPr>
          <w:rFonts w:ascii="楷体" w:eastAsia="楷体" w:hAnsi="楷体" w:cs="楷体" w:hint="eastAsia"/>
          <w:kern w:val="2"/>
          <w:sz w:val="21"/>
          <w:szCs w:val="24"/>
        </w:rPr>
        <w:t>物理学</w:t>
      </w:r>
      <w:r w:rsidR="00B16405">
        <w:rPr>
          <w:rFonts w:ascii="楷体" w:eastAsia="楷体" w:hAnsi="楷体" w:cs="楷体"/>
          <w:kern w:val="2"/>
          <w:sz w:val="21"/>
          <w:szCs w:val="24"/>
        </w:rPr>
        <w:t>；量子光学；光通信；</w:t>
      </w:r>
      <w:r w:rsidR="00B16405">
        <w:rPr>
          <w:rFonts w:ascii="楷体" w:eastAsia="楷体" w:hAnsi="楷体" w:cs="楷体" w:hint="eastAsia"/>
          <w:kern w:val="2"/>
          <w:sz w:val="21"/>
          <w:szCs w:val="24"/>
        </w:rPr>
        <w:t>激光</w:t>
      </w:r>
    </w:p>
    <w:p w14:paraId="53DB3D4E" w14:textId="77777777" w:rsidR="0074783D" w:rsidRDefault="0074783D" w:rsidP="0074783D">
      <w:pPr>
        <w:pStyle w:val="a7"/>
        <w:autoSpaceDE w:val="0"/>
        <w:autoSpaceDN w:val="0"/>
        <w:spacing w:afterLines="200" w:after="480" w:line="254" w:lineRule="auto"/>
        <w:ind w:leftChars="200" w:left="420" w:rightChars="200" w:right="420" w:firstLineChars="0" w:firstLine="0"/>
        <w:rPr>
          <w:rFonts w:ascii="黑体" w:eastAsia="黑体"/>
          <w:lang w:val="en-GB"/>
        </w:rPr>
      </w:pPr>
      <w:r>
        <w:rPr>
          <w:rFonts w:ascii="黑体" w:eastAsia="黑体" w:hint="eastAsia"/>
          <w:sz w:val="24"/>
          <w:szCs w:val="24"/>
          <w:lang w:val="en-GB"/>
        </w:rPr>
        <w:t>中图分类号：</w:t>
      </w:r>
      <w:r>
        <w:rPr>
          <w:rStyle w:val="2GB2312GB2312-40Char"/>
          <w:rFonts w:hint="eastAsia"/>
          <w:sz w:val="24"/>
          <w:szCs w:val="24"/>
        </w:rPr>
        <w:t>□□□</w:t>
      </w:r>
      <w:r>
        <w:rPr>
          <w:rStyle w:val="2GB2312GB2312-40Char"/>
          <w:rFonts w:hint="eastAsia"/>
          <w:sz w:val="24"/>
          <w:szCs w:val="24"/>
        </w:rPr>
        <w:t xml:space="preserve">; </w:t>
      </w:r>
      <w:r>
        <w:rPr>
          <w:rStyle w:val="2GB2312GB2312-40Char"/>
          <w:rFonts w:hint="eastAsia"/>
          <w:sz w:val="24"/>
          <w:szCs w:val="24"/>
        </w:rPr>
        <w:t>□□□</w:t>
      </w:r>
      <w:r>
        <w:rPr>
          <w:rStyle w:val="2GB2312GB2312-40Char"/>
          <w:rFonts w:hint="eastAsia"/>
          <w:sz w:val="24"/>
          <w:szCs w:val="24"/>
        </w:rPr>
        <w:t xml:space="preserve">     </w:t>
      </w:r>
      <w:r>
        <w:rPr>
          <w:rFonts w:eastAsia="楷体_GB2312"/>
          <w:sz w:val="24"/>
          <w:szCs w:val="24"/>
          <w:lang w:val="en-GB"/>
        </w:rPr>
        <w:t xml:space="preserve"> </w:t>
      </w:r>
      <w:r>
        <w:rPr>
          <w:rFonts w:ascii="黑体" w:eastAsia="黑体" w:hint="eastAsia"/>
          <w:sz w:val="24"/>
          <w:szCs w:val="24"/>
          <w:lang w:val="en-GB"/>
        </w:rPr>
        <w:t>文献标识码</w:t>
      </w:r>
      <w:r>
        <w:rPr>
          <w:rFonts w:eastAsia="楷体_GB2312" w:hint="eastAsia"/>
          <w:sz w:val="24"/>
          <w:szCs w:val="24"/>
          <w:lang w:val="en-GB"/>
        </w:rPr>
        <w:t>：</w:t>
      </w:r>
      <w:r>
        <w:rPr>
          <w:rFonts w:eastAsia="楷体_GB2312" w:hint="eastAsia"/>
          <w:sz w:val="24"/>
          <w:szCs w:val="24"/>
          <w:lang w:val="en-GB"/>
        </w:rPr>
        <w:t xml:space="preserve">A         </w:t>
      </w:r>
      <w:r>
        <w:rPr>
          <w:rFonts w:ascii="黑体" w:eastAsia="黑体" w:hint="eastAsia"/>
          <w:sz w:val="24"/>
          <w:szCs w:val="24"/>
          <w:lang w:val="en-GB"/>
        </w:rPr>
        <w:t xml:space="preserve">文章编号：     </w:t>
      </w:r>
      <w:r>
        <w:rPr>
          <w:rFonts w:ascii="黑体" w:eastAsia="黑体" w:hint="eastAsia"/>
          <w:lang w:val="en-GB"/>
        </w:rPr>
        <w:t xml:space="preserve">            </w:t>
      </w:r>
    </w:p>
    <w:p w14:paraId="1CCBCD1A" w14:textId="77777777" w:rsidR="0074783D" w:rsidRDefault="0074783D" w:rsidP="0074783D">
      <w:pPr>
        <w:pStyle w:val="a7"/>
        <w:autoSpaceDE w:val="0"/>
        <w:autoSpaceDN w:val="0"/>
        <w:spacing w:beforeLines="100" w:before="240" w:afterLines="50" w:after="120" w:line="254" w:lineRule="auto"/>
        <w:ind w:firstLineChars="0" w:firstLine="0"/>
        <w:jc w:val="center"/>
        <w:rPr>
          <w:rFonts w:ascii="黑体" w:eastAsia="黑体"/>
          <w:sz w:val="28"/>
          <w:szCs w:val="28"/>
          <w:lang w:val="en-GB"/>
        </w:rPr>
      </w:pPr>
      <w:r>
        <w:rPr>
          <w:rFonts w:eastAsia="黑体"/>
          <w:b/>
          <w:sz w:val="28"/>
          <w:szCs w:val="28"/>
          <w:lang w:val="en-GB"/>
        </w:rPr>
        <w:t>Research on software control in quantum key distribution system</w:t>
      </w:r>
    </w:p>
    <w:p w14:paraId="51882A46" w14:textId="0EC63F12" w:rsidR="0074783D" w:rsidRDefault="0074783D" w:rsidP="0074783D">
      <w:pPr>
        <w:pStyle w:val="a7"/>
        <w:autoSpaceDE w:val="0"/>
        <w:autoSpaceDN w:val="0"/>
        <w:adjustRightInd w:val="0"/>
        <w:spacing w:line="254" w:lineRule="auto"/>
        <w:ind w:firstLineChars="207" w:firstLine="451"/>
        <w:rPr>
          <w:iCs/>
          <w:sz w:val="21"/>
          <w:szCs w:val="21"/>
        </w:rPr>
      </w:pPr>
      <w:r>
        <w:rPr>
          <w:rFonts w:eastAsia="黑体"/>
          <w:sz w:val="21"/>
          <w:szCs w:val="21"/>
          <w:lang w:val="en-GB"/>
        </w:rPr>
        <w:t xml:space="preserve"> </w:t>
      </w:r>
      <w:r>
        <w:rPr>
          <w:rFonts w:eastAsia="黑体" w:hint="eastAsia"/>
          <w:sz w:val="21"/>
          <w:szCs w:val="21"/>
        </w:rPr>
        <w:t>CHEN</w:t>
      </w:r>
      <w:r>
        <w:rPr>
          <w:rFonts w:eastAsia="黑体"/>
          <w:sz w:val="21"/>
          <w:szCs w:val="21"/>
          <w:lang w:val="en-GB"/>
        </w:rPr>
        <w:t xml:space="preserve"> </w:t>
      </w:r>
      <w:r>
        <w:rPr>
          <w:rFonts w:eastAsia="黑体" w:hint="eastAsia"/>
          <w:sz w:val="21"/>
          <w:szCs w:val="21"/>
        </w:rPr>
        <w:t>Yi</w:t>
      </w:r>
      <w:r>
        <w:rPr>
          <w:rFonts w:eastAsia="黑体"/>
          <w:sz w:val="21"/>
          <w:szCs w:val="21"/>
          <w:lang w:val="en-GB"/>
        </w:rPr>
        <w:t>-</w:t>
      </w:r>
      <w:proofErr w:type="gramStart"/>
      <w:r w:rsidR="008B3321">
        <w:rPr>
          <w:rFonts w:eastAsia="黑体" w:hint="eastAsia"/>
          <w:sz w:val="21"/>
          <w:szCs w:val="21"/>
        </w:rPr>
        <w:t>T</w:t>
      </w:r>
      <w:r>
        <w:rPr>
          <w:rFonts w:eastAsia="黑体" w:hint="eastAsia"/>
          <w:sz w:val="21"/>
          <w:szCs w:val="21"/>
        </w:rPr>
        <w:t>ian</w:t>
      </w:r>
      <w:r w:rsidR="008B3321">
        <w:rPr>
          <w:rFonts w:eastAsia="黑体"/>
          <w:sz w:val="21"/>
          <w:szCs w:val="21"/>
          <w:lang w:val="en-GB"/>
        </w:rPr>
        <w:t>,LIU</w:t>
      </w:r>
      <w:proofErr w:type="gramEnd"/>
      <w:r w:rsidR="008B3321">
        <w:rPr>
          <w:rFonts w:eastAsia="黑体"/>
          <w:sz w:val="21"/>
          <w:szCs w:val="21"/>
          <w:lang w:val="en-GB"/>
        </w:rPr>
        <w:t xml:space="preserve"> Hong-Wei, QU Wen-Xiu, DOU Tian-Qi, WANG Ji-P</w:t>
      </w:r>
      <w:r>
        <w:rPr>
          <w:rFonts w:eastAsia="黑体"/>
          <w:sz w:val="21"/>
          <w:szCs w:val="21"/>
          <w:lang w:val="en-GB"/>
        </w:rPr>
        <w:t xml:space="preserve">eng, LI </w:t>
      </w:r>
      <w:r w:rsidR="008B3321">
        <w:rPr>
          <w:rFonts w:eastAsia="黑体"/>
          <w:sz w:val="21"/>
          <w:szCs w:val="21"/>
          <w:lang w:val="en-GB"/>
        </w:rPr>
        <w:t>Yue-Mei, MA Hai-Q</w:t>
      </w:r>
      <w:r>
        <w:rPr>
          <w:rFonts w:eastAsia="黑体"/>
          <w:sz w:val="21"/>
          <w:szCs w:val="21"/>
          <w:lang w:val="en-GB"/>
        </w:rPr>
        <w:t>iang(corresponding author)</w:t>
      </w:r>
    </w:p>
    <w:p w14:paraId="6FCA925F" w14:textId="77777777" w:rsidR="0074783D" w:rsidRDefault="0074783D" w:rsidP="0074783D">
      <w:pPr>
        <w:pStyle w:val="a7"/>
        <w:autoSpaceDE w:val="0"/>
        <w:autoSpaceDN w:val="0"/>
        <w:adjustRightInd w:val="0"/>
        <w:spacing w:line="254" w:lineRule="auto"/>
        <w:ind w:firstLineChars="201" w:firstLine="378"/>
        <w:jc w:val="center"/>
        <w:rPr>
          <w:iCs/>
          <w:sz w:val="18"/>
          <w:szCs w:val="18"/>
          <w:lang w:val="en-GB"/>
        </w:rPr>
      </w:pPr>
      <w:r>
        <w:rPr>
          <w:rFonts w:hint="eastAsia"/>
          <w:iCs/>
          <w:sz w:val="18"/>
          <w:szCs w:val="18"/>
          <w:lang w:val="en-GB"/>
        </w:rPr>
        <w:t>(</w:t>
      </w:r>
      <w:r>
        <w:rPr>
          <w:rFonts w:hint="eastAsia"/>
          <w:iCs/>
          <w:sz w:val="18"/>
          <w:szCs w:val="18"/>
        </w:rPr>
        <w:t>Laboratory of Quantum information</w:t>
      </w:r>
      <w:r>
        <w:rPr>
          <w:rFonts w:hint="eastAsia"/>
          <w:iCs/>
          <w:sz w:val="18"/>
          <w:szCs w:val="18"/>
          <w:lang w:val="en-GB"/>
        </w:rPr>
        <w:t xml:space="preserve">, </w:t>
      </w:r>
      <w:r>
        <w:rPr>
          <w:i/>
          <w:iCs/>
          <w:sz w:val="18"/>
          <w:szCs w:val="18"/>
          <w:lang w:val="en-GB"/>
        </w:rPr>
        <w:t xml:space="preserve">School of </w:t>
      </w:r>
      <w:r>
        <w:rPr>
          <w:rFonts w:hint="eastAsia"/>
          <w:i/>
          <w:iCs/>
          <w:sz w:val="18"/>
          <w:szCs w:val="18"/>
        </w:rPr>
        <w:t>science</w:t>
      </w:r>
      <w:r>
        <w:rPr>
          <w:rFonts w:hint="eastAsia"/>
          <w:iCs/>
          <w:sz w:val="18"/>
          <w:szCs w:val="18"/>
          <w:lang w:val="en-GB"/>
        </w:rPr>
        <w:t xml:space="preserve">, </w:t>
      </w:r>
    </w:p>
    <w:p w14:paraId="495E49A3" w14:textId="77777777" w:rsidR="0074783D" w:rsidRDefault="0074783D" w:rsidP="0074783D">
      <w:pPr>
        <w:pStyle w:val="a7"/>
        <w:autoSpaceDE w:val="0"/>
        <w:autoSpaceDN w:val="0"/>
        <w:adjustRightInd w:val="0"/>
        <w:spacing w:line="254" w:lineRule="auto"/>
        <w:ind w:firstLineChars="201" w:firstLine="378"/>
        <w:jc w:val="center"/>
        <w:rPr>
          <w:rFonts w:eastAsia="黑体"/>
          <w:color w:val="FF0000"/>
          <w:sz w:val="18"/>
          <w:szCs w:val="18"/>
          <w:lang w:val="en-GB"/>
        </w:rPr>
      </w:pPr>
      <w:r>
        <w:rPr>
          <w:rFonts w:hint="eastAsia"/>
          <w:i/>
          <w:iCs/>
          <w:sz w:val="18"/>
          <w:szCs w:val="18"/>
        </w:rPr>
        <w:t>Beijing University of Post and Telecommunication</w:t>
      </w:r>
      <w:r>
        <w:rPr>
          <w:rFonts w:hint="eastAsia"/>
          <w:iCs/>
          <w:sz w:val="18"/>
          <w:szCs w:val="18"/>
          <w:lang w:val="en-GB"/>
        </w:rPr>
        <w:t xml:space="preserve">, </w:t>
      </w:r>
      <w:r>
        <w:rPr>
          <w:rFonts w:hint="eastAsia"/>
          <w:i/>
          <w:iCs/>
          <w:sz w:val="18"/>
          <w:szCs w:val="18"/>
        </w:rPr>
        <w:t>Beijing,</w:t>
      </w:r>
      <w:r>
        <w:rPr>
          <w:rFonts w:hint="eastAsia"/>
          <w:iCs/>
          <w:sz w:val="18"/>
          <w:szCs w:val="18"/>
        </w:rPr>
        <w:t>100876</w:t>
      </w:r>
      <w:r>
        <w:rPr>
          <w:rFonts w:hint="eastAsia"/>
          <w:iCs/>
          <w:sz w:val="18"/>
          <w:szCs w:val="18"/>
          <w:lang w:val="en-GB"/>
        </w:rPr>
        <w:t xml:space="preserve">, </w:t>
      </w:r>
      <w:r>
        <w:rPr>
          <w:rFonts w:hint="eastAsia"/>
          <w:i/>
          <w:iCs/>
          <w:sz w:val="18"/>
          <w:szCs w:val="18"/>
          <w:lang w:val="en-GB"/>
        </w:rPr>
        <w:t>China</w:t>
      </w:r>
      <w:r>
        <w:rPr>
          <w:rFonts w:hint="eastAsia"/>
          <w:iCs/>
          <w:sz w:val="18"/>
          <w:szCs w:val="18"/>
          <w:lang w:val="en-GB"/>
        </w:rPr>
        <w:t>)</w:t>
      </w:r>
      <w:r>
        <w:rPr>
          <w:rFonts w:eastAsia="黑体"/>
          <w:color w:val="FF0000"/>
          <w:sz w:val="18"/>
          <w:szCs w:val="18"/>
          <w:lang w:val="en-GB"/>
        </w:rPr>
        <w:t xml:space="preserve"> </w:t>
      </w:r>
    </w:p>
    <w:p w14:paraId="413BC742" w14:textId="77777777" w:rsidR="0074783D" w:rsidRDefault="0074783D" w:rsidP="0074783D">
      <w:pPr>
        <w:pStyle w:val="a7"/>
        <w:autoSpaceDE w:val="0"/>
        <w:autoSpaceDN w:val="0"/>
        <w:adjustRightInd w:val="0"/>
        <w:spacing w:afterLines="100" w:after="240" w:line="254" w:lineRule="auto"/>
        <w:ind w:firstLineChars="201" w:firstLine="378"/>
        <w:jc w:val="center"/>
        <w:rPr>
          <w:iCs/>
          <w:sz w:val="18"/>
          <w:szCs w:val="18"/>
          <w:lang w:val="en-GB"/>
        </w:rPr>
      </w:pPr>
    </w:p>
    <w:p w14:paraId="2D580F09" w14:textId="1A49DC25" w:rsidR="0074783D" w:rsidRDefault="0074783D" w:rsidP="00F30799">
      <w:pPr>
        <w:ind w:firstLine="420"/>
        <w:rPr>
          <w:rFonts w:eastAsia="方正书宋简体"/>
          <w:iCs/>
          <w:spacing w:val="4"/>
          <w:szCs w:val="21"/>
        </w:rPr>
      </w:pPr>
      <w:r>
        <w:rPr>
          <w:rFonts w:eastAsia="MingLiU"/>
          <w:b/>
          <w:bCs/>
          <w:szCs w:val="21"/>
        </w:rPr>
        <w:t>Abstract</w:t>
      </w:r>
      <w:r>
        <w:rPr>
          <w:rFonts w:hint="eastAsia"/>
          <w:b/>
          <w:bCs/>
          <w:szCs w:val="21"/>
        </w:rPr>
        <w:t>:</w:t>
      </w:r>
      <w:r>
        <w:rPr>
          <w:rStyle w:val="2GB2312GB2312-40Char"/>
          <w:rFonts w:hint="eastAsia"/>
          <w:szCs w:val="21"/>
        </w:rPr>
        <w:t xml:space="preserve"> </w:t>
      </w:r>
      <w:r w:rsidR="00F30799">
        <w:rPr>
          <w:rStyle w:val="2GB2312GB2312-40Char"/>
          <w:szCs w:val="21"/>
        </w:rPr>
        <w:t>The key of this article is aimed to design the software part in whole QKD system. Our work is based on experimental,</w:t>
      </w:r>
      <w:r w:rsidR="008B3321">
        <w:rPr>
          <w:rStyle w:val="2GB2312GB2312-40Char"/>
          <w:szCs w:val="21"/>
        </w:rPr>
        <w:t xml:space="preserve"> </w:t>
      </w:r>
      <w:r w:rsidR="00F30799">
        <w:rPr>
          <w:rStyle w:val="2GB2312GB2312-40Char"/>
          <w:szCs w:val="21"/>
        </w:rPr>
        <w:t xml:space="preserve">and our goal is to build the automatically QKD platform by writing operable code. </w:t>
      </w:r>
      <w:r w:rsidR="00612178">
        <w:rPr>
          <w:rStyle w:val="2GB2312GB2312-40Char"/>
          <w:szCs w:val="21"/>
        </w:rPr>
        <w:t>The code</w:t>
      </w:r>
      <w:r w:rsidR="00F30799">
        <w:rPr>
          <w:rStyle w:val="2GB2312GB2312-40Char"/>
          <w:szCs w:val="21"/>
        </w:rPr>
        <w:t xml:space="preserve"> packaging process </w:t>
      </w:r>
      <w:r w:rsidR="00F30799" w:rsidRPr="00F30799">
        <w:rPr>
          <w:rStyle w:val="2GB2312GB2312-40Char"/>
          <w:szCs w:val="21"/>
        </w:rPr>
        <w:t>as an operable interface</w:t>
      </w:r>
      <w:r w:rsidR="00F30799">
        <w:rPr>
          <w:rStyle w:val="2GB2312GB2312-40Char"/>
          <w:szCs w:val="21"/>
        </w:rPr>
        <w:t xml:space="preserve">. Reduce </w:t>
      </w:r>
      <w:r w:rsidR="004A0878">
        <w:rPr>
          <w:rStyle w:val="2GB2312GB2312-40Char"/>
          <w:szCs w:val="21"/>
        </w:rPr>
        <w:t>the requirement level of user.</w:t>
      </w:r>
      <w:r w:rsidR="008B3321">
        <w:rPr>
          <w:rStyle w:val="2GB2312GB2312-40Char"/>
          <w:szCs w:val="21"/>
        </w:rPr>
        <w:t xml:space="preserve"> </w:t>
      </w:r>
      <w:r w:rsidR="004A0878">
        <w:rPr>
          <w:rStyle w:val="2GB2312GB2312-40Char"/>
          <w:szCs w:val="21"/>
        </w:rPr>
        <w:t>And optical control is separate into three part,</w:t>
      </w:r>
      <w:r w:rsidR="008B3321">
        <w:rPr>
          <w:rStyle w:val="2GB2312GB2312-40Char"/>
          <w:szCs w:val="21"/>
        </w:rPr>
        <w:t xml:space="preserve"> </w:t>
      </w:r>
      <w:r w:rsidR="004A0878">
        <w:rPr>
          <w:rStyle w:val="2GB2312GB2312-40Char"/>
          <w:szCs w:val="21"/>
        </w:rPr>
        <w:t>and with corresponding work they accomplish,</w:t>
      </w:r>
      <w:r w:rsidR="004A0878" w:rsidRPr="004A0878">
        <w:t xml:space="preserve"> </w:t>
      </w:r>
      <w:r w:rsidR="004A0878">
        <w:rPr>
          <w:rStyle w:val="2GB2312GB2312-40Char"/>
          <w:szCs w:val="21"/>
        </w:rPr>
        <w:t>f</w:t>
      </w:r>
      <w:r w:rsidR="004A0878" w:rsidRPr="004A0878">
        <w:rPr>
          <w:rStyle w:val="2GB2312GB2312-40Char"/>
          <w:szCs w:val="21"/>
        </w:rPr>
        <w:t>inally, the phase scanning tool is implemented to control, scan, and judge</w:t>
      </w:r>
      <w:r w:rsidR="00612178">
        <w:rPr>
          <w:rStyle w:val="2GB2312GB2312-40Char"/>
          <w:szCs w:val="21"/>
        </w:rPr>
        <w:t>. We first show the analysis of optic and prove the stability,</w:t>
      </w:r>
      <w:r w:rsidR="008B3321">
        <w:rPr>
          <w:rStyle w:val="2GB2312GB2312-40Char"/>
          <w:szCs w:val="21"/>
        </w:rPr>
        <w:t xml:space="preserve"> </w:t>
      </w:r>
      <w:r w:rsidR="00612178">
        <w:rPr>
          <w:rStyle w:val="2GB2312GB2312-40Char"/>
          <w:szCs w:val="21"/>
        </w:rPr>
        <w:t xml:space="preserve">and then </w:t>
      </w:r>
      <w:r w:rsidR="008B3321">
        <w:rPr>
          <w:rStyle w:val="2GB2312GB2312-40Char"/>
          <w:szCs w:val="21"/>
        </w:rPr>
        <w:t>introduce the entire software design process.</w:t>
      </w:r>
      <w:commentRangeStart w:id="22"/>
      <w:del w:id="23" w:author="Microsoft Office 用户" w:date="2017-05-17T21:51:00Z">
        <w:r w:rsidDel="00F30799">
          <w:rPr>
            <w:rFonts w:eastAsia="方正书宋简体" w:hint="eastAsia"/>
            <w:iCs/>
            <w:spacing w:val="4"/>
            <w:szCs w:val="21"/>
          </w:rPr>
          <w:delText>QKD system have four parts as QKD, key library layer,</w:delText>
        </w:r>
        <w:r w:rsidDel="00F30799">
          <w:rPr>
            <w:rFonts w:eastAsia="方正书宋简体"/>
            <w:iCs/>
            <w:spacing w:val="4"/>
            <w:szCs w:val="21"/>
          </w:rPr>
          <w:delText xml:space="preserve"> </w:delText>
        </w:r>
        <w:r w:rsidDel="00F30799">
          <w:rPr>
            <w:rFonts w:eastAsia="方正书宋简体" w:hint="eastAsia"/>
            <w:iCs/>
            <w:spacing w:val="4"/>
            <w:szCs w:val="21"/>
          </w:rPr>
          <w:delText>coding layer and communicate layer.</w:delText>
        </w:r>
        <w:r w:rsidDel="00F30799">
          <w:rPr>
            <w:rFonts w:eastAsia="方正书宋简体"/>
            <w:iCs/>
            <w:spacing w:val="4"/>
            <w:szCs w:val="21"/>
          </w:rPr>
          <w:delText xml:space="preserve"> </w:delText>
        </w:r>
        <w:r w:rsidDel="00F30799">
          <w:rPr>
            <w:rFonts w:eastAsia="方正书宋简体" w:hint="eastAsia"/>
            <w:iCs/>
            <w:spacing w:val="4"/>
            <w:szCs w:val="21"/>
          </w:rPr>
          <w:delText>With above four parts ,we want to build a platform to realize the whole communicate process.</w:delText>
        </w:r>
        <w:r w:rsidDel="00F30799">
          <w:rPr>
            <w:rFonts w:eastAsia="方正书宋简体"/>
            <w:iCs/>
            <w:spacing w:val="4"/>
            <w:szCs w:val="21"/>
          </w:rPr>
          <w:delText xml:space="preserve"> </w:delText>
        </w:r>
        <w:r w:rsidDel="00F30799">
          <w:rPr>
            <w:rFonts w:eastAsia="方正书宋简体" w:hint="eastAsia"/>
            <w:iCs/>
            <w:spacing w:val="4"/>
            <w:szCs w:val="21"/>
          </w:rPr>
          <w:delText>This paper focuses on software part of QKD system. Experiment are basically s</w:delText>
        </w:r>
        <w:r w:rsidDel="00F30799">
          <w:rPr>
            <w:rFonts w:eastAsia="方正书宋简体"/>
            <w:iCs/>
            <w:spacing w:val="4"/>
            <w:szCs w:val="21"/>
          </w:rPr>
          <w:delText>epa</w:delText>
        </w:r>
        <w:r w:rsidDel="00F30799">
          <w:rPr>
            <w:rFonts w:eastAsia="方正书宋简体" w:hint="eastAsia"/>
            <w:iCs/>
            <w:spacing w:val="4"/>
            <w:szCs w:val="21"/>
          </w:rPr>
          <w:delText>rate into three part.</w:delText>
        </w:r>
        <w:r w:rsidDel="00F30799">
          <w:rPr>
            <w:rFonts w:eastAsia="方正书宋简体"/>
            <w:iCs/>
            <w:spacing w:val="4"/>
            <w:szCs w:val="21"/>
          </w:rPr>
          <w:delText xml:space="preserve"> </w:delText>
        </w:r>
        <w:r w:rsidDel="00F30799">
          <w:rPr>
            <w:rFonts w:eastAsia="方正书宋简体" w:hint="eastAsia"/>
            <w:iCs/>
            <w:spacing w:val="4"/>
            <w:szCs w:val="21"/>
          </w:rPr>
          <w:delText xml:space="preserve">For MFC handle the scan of four parameter </w:delText>
        </w:r>
        <w:r w:rsidDel="00F30799">
          <w:rPr>
            <w:rFonts w:eastAsia="方正书宋简体"/>
            <w:iCs/>
            <w:spacing w:val="4"/>
            <w:szCs w:val="21"/>
          </w:rPr>
          <w:delText xml:space="preserve">and FPGA </w:delText>
        </w:r>
        <w:r w:rsidDel="00F30799">
          <w:rPr>
            <w:rFonts w:eastAsia="方正书宋简体" w:hint="eastAsia"/>
            <w:iCs/>
            <w:spacing w:val="4"/>
            <w:szCs w:val="21"/>
          </w:rPr>
          <w:delText>as a controller.</w:delText>
        </w:r>
        <w:r w:rsidDel="00F30799">
          <w:rPr>
            <w:rFonts w:eastAsia="方正书宋简体"/>
            <w:iCs/>
            <w:spacing w:val="4"/>
            <w:szCs w:val="21"/>
          </w:rPr>
          <w:delText xml:space="preserve"> </w:delText>
        </w:r>
        <w:r w:rsidDel="00F30799">
          <w:rPr>
            <w:rFonts w:eastAsia="方正书宋简体" w:hint="eastAsia"/>
            <w:iCs/>
            <w:spacing w:val="4"/>
            <w:szCs w:val="21"/>
          </w:rPr>
          <w:delText>Labview connect the SPD(Single Photon Detector)as the version part.</w:delText>
        </w:r>
        <w:r w:rsidDel="00F30799">
          <w:rPr>
            <w:rFonts w:eastAsia="方正书宋简体"/>
            <w:iCs/>
            <w:spacing w:val="4"/>
            <w:szCs w:val="21"/>
          </w:rPr>
          <w:delText xml:space="preserve"> </w:delText>
        </w:r>
        <w:r w:rsidDel="00F30799">
          <w:rPr>
            <w:rFonts w:eastAsia="方正书宋简体" w:hint="eastAsia"/>
            <w:iCs/>
            <w:spacing w:val="4"/>
            <w:szCs w:val="21"/>
          </w:rPr>
          <w:delText>Collaborate with MFC,FPGA and Labview accomplished the task of scan.</w:delText>
        </w:r>
        <w:commentRangeEnd w:id="22"/>
        <w:r w:rsidR="00D07AE3" w:rsidDel="00F30799">
          <w:rPr>
            <w:rStyle w:val="af6"/>
          </w:rPr>
          <w:commentReference w:id="22"/>
        </w:r>
      </w:del>
    </w:p>
    <w:p w14:paraId="2645A0DE" w14:textId="0ED0F413" w:rsidR="0074783D" w:rsidRPr="00301870" w:rsidRDefault="0074783D" w:rsidP="0074783D">
      <w:pPr>
        <w:pStyle w:val="a7"/>
        <w:autoSpaceDE w:val="0"/>
        <w:autoSpaceDN w:val="0"/>
        <w:spacing w:line="254" w:lineRule="auto"/>
        <w:ind w:leftChars="200" w:left="420" w:rightChars="200" w:right="420" w:firstLineChars="0" w:firstLine="0"/>
        <w:rPr>
          <w:iCs/>
          <w:sz w:val="21"/>
          <w:szCs w:val="21"/>
        </w:rPr>
      </w:pPr>
      <w:r>
        <w:rPr>
          <w:rFonts w:eastAsia="MingLiU"/>
          <w:b/>
          <w:bCs/>
          <w:spacing w:val="0"/>
          <w:kern w:val="0"/>
          <w:sz w:val="21"/>
          <w:szCs w:val="21"/>
        </w:rPr>
        <w:t>Key</w:t>
      </w:r>
      <w:r>
        <w:rPr>
          <w:rFonts w:eastAsia="宋体" w:hint="eastAsia"/>
          <w:b/>
          <w:bCs/>
          <w:spacing w:val="0"/>
          <w:kern w:val="0"/>
          <w:sz w:val="21"/>
          <w:szCs w:val="21"/>
        </w:rPr>
        <w:t xml:space="preserve"> </w:t>
      </w:r>
      <w:r>
        <w:rPr>
          <w:rFonts w:eastAsia="MingLiU"/>
          <w:b/>
          <w:bCs/>
          <w:spacing w:val="0"/>
          <w:kern w:val="0"/>
          <w:sz w:val="21"/>
          <w:szCs w:val="21"/>
        </w:rPr>
        <w:t>word</w:t>
      </w:r>
      <w:r>
        <w:rPr>
          <w:rFonts w:eastAsia="宋体"/>
          <w:b/>
          <w:bCs/>
          <w:spacing w:val="0"/>
          <w:kern w:val="0"/>
          <w:sz w:val="21"/>
          <w:szCs w:val="21"/>
        </w:rPr>
        <w:t>s</w:t>
      </w:r>
      <w:r>
        <w:rPr>
          <w:rFonts w:eastAsia="宋体" w:hint="eastAsia"/>
          <w:b/>
          <w:bCs/>
          <w:spacing w:val="0"/>
          <w:kern w:val="0"/>
          <w:sz w:val="21"/>
          <w:szCs w:val="21"/>
        </w:rPr>
        <w:t xml:space="preserve">: </w:t>
      </w:r>
      <w:r>
        <w:rPr>
          <w:rFonts w:hint="eastAsia"/>
          <w:iCs/>
          <w:sz w:val="21"/>
          <w:szCs w:val="21"/>
        </w:rPr>
        <w:t>Quantum communication</w:t>
      </w:r>
      <w:r>
        <w:rPr>
          <w:rFonts w:eastAsia="宋体" w:hint="eastAsia"/>
          <w:b/>
          <w:bCs/>
          <w:spacing w:val="0"/>
          <w:kern w:val="0"/>
          <w:sz w:val="21"/>
          <w:szCs w:val="21"/>
        </w:rPr>
        <w:t xml:space="preserve">; </w:t>
      </w:r>
      <w:r w:rsidR="00301870" w:rsidRPr="00301870">
        <w:rPr>
          <w:iCs/>
          <w:sz w:val="21"/>
          <w:szCs w:val="21"/>
        </w:rPr>
        <w:t>Quantum key distrubtion;</w:t>
      </w:r>
      <w:r w:rsidR="00301870">
        <w:rPr>
          <w:iCs/>
          <w:sz w:val="21"/>
          <w:szCs w:val="21"/>
        </w:rPr>
        <w:t xml:space="preserve"> </w:t>
      </w:r>
      <w:r w:rsidR="00301870" w:rsidRPr="00301870">
        <w:rPr>
          <w:iCs/>
          <w:sz w:val="21"/>
          <w:szCs w:val="21"/>
        </w:rPr>
        <w:t>physics;</w:t>
      </w:r>
      <w:r w:rsidR="00301870">
        <w:rPr>
          <w:iCs/>
          <w:sz w:val="21"/>
          <w:szCs w:val="21"/>
        </w:rPr>
        <w:t xml:space="preserve"> </w:t>
      </w:r>
      <w:r w:rsidR="00301870" w:rsidRPr="00301870">
        <w:rPr>
          <w:iCs/>
          <w:sz w:val="21"/>
          <w:szCs w:val="21"/>
        </w:rPr>
        <w:t>Quantum Optics</w:t>
      </w:r>
      <w:r w:rsidR="00301870">
        <w:rPr>
          <w:iCs/>
          <w:sz w:val="21"/>
          <w:szCs w:val="21"/>
        </w:rPr>
        <w:t>; Optical Communication; Lasers</w:t>
      </w:r>
    </w:p>
    <w:p w14:paraId="58391AE5" w14:textId="77777777" w:rsidR="0074783D" w:rsidRDefault="0074783D" w:rsidP="0074783D">
      <w:pPr>
        <w:pStyle w:val="a7"/>
        <w:autoSpaceDE w:val="0"/>
        <w:autoSpaceDN w:val="0"/>
        <w:spacing w:after="100" w:afterAutospacing="1" w:line="254" w:lineRule="auto"/>
        <w:ind w:leftChars="200" w:left="420" w:rightChars="200" w:right="420" w:firstLineChars="0" w:firstLine="0"/>
        <w:rPr>
          <w:rFonts w:ascii="黑体" w:eastAsiaTheme="minorEastAsia"/>
          <w:sz w:val="21"/>
          <w:szCs w:val="21"/>
        </w:rPr>
      </w:pPr>
      <w:r>
        <w:rPr>
          <w:rFonts w:eastAsiaTheme="minorEastAsia" w:hint="eastAsia"/>
          <w:b/>
          <w:bCs/>
          <w:spacing w:val="0"/>
          <w:kern w:val="0"/>
          <w:sz w:val="21"/>
          <w:szCs w:val="21"/>
        </w:rPr>
        <w:t>OCIS Codes:</w:t>
      </w:r>
      <w:r>
        <w:rPr>
          <w:rStyle w:val="2GB2312GB2312-40Char"/>
          <w:rFonts w:hint="eastAsia"/>
          <w:sz w:val="21"/>
          <w:szCs w:val="21"/>
        </w:rPr>
        <w:t xml:space="preserve"> </w:t>
      </w:r>
      <w:r>
        <w:rPr>
          <w:rStyle w:val="2GB2312GB2312-40Char"/>
          <w:rFonts w:hint="eastAsia"/>
          <w:sz w:val="21"/>
          <w:szCs w:val="21"/>
        </w:rPr>
        <w:t>□□□□</w:t>
      </w:r>
      <w:r>
        <w:rPr>
          <w:rFonts w:eastAsia="宋体" w:hint="eastAsia"/>
          <w:b/>
          <w:bCs/>
          <w:spacing w:val="0"/>
          <w:kern w:val="0"/>
          <w:sz w:val="21"/>
          <w:szCs w:val="21"/>
        </w:rPr>
        <w:t xml:space="preserve">; </w:t>
      </w:r>
      <w:r>
        <w:rPr>
          <w:rStyle w:val="2GB2312GB2312-40Char"/>
          <w:rFonts w:hint="eastAsia"/>
          <w:sz w:val="21"/>
          <w:szCs w:val="21"/>
        </w:rPr>
        <w:t>□□□□</w:t>
      </w:r>
      <w:r>
        <w:rPr>
          <w:rFonts w:eastAsia="宋体" w:hint="eastAsia"/>
          <w:b/>
          <w:bCs/>
          <w:spacing w:val="0"/>
          <w:kern w:val="0"/>
          <w:sz w:val="21"/>
          <w:szCs w:val="21"/>
        </w:rPr>
        <w:t xml:space="preserve">; </w:t>
      </w:r>
      <w:r>
        <w:rPr>
          <w:rStyle w:val="2GB2312GB2312-40Char"/>
          <w:rFonts w:hint="eastAsia"/>
          <w:sz w:val="21"/>
          <w:szCs w:val="21"/>
        </w:rPr>
        <w:t>□□□□</w:t>
      </w:r>
      <w:r>
        <w:rPr>
          <w:rFonts w:eastAsia="宋体" w:hint="eastAsia"/>
          <w:b/>
          <w:bCs/>
          <w:spacing w:val="0"/>
          <w:kern w:val="0"/>
          <w:sz w:val="21"/>
          <w:szCs w:val="21"/>
        </w:rPr>
        <w:t xml:space="preserve">; </w:t>
      </w:r>
      <w:r>
        <w:rPr>
          <w:rStyle w:val="2GB2312GB2312-40Char"/>
          <w:rFonts w:hint="eastAsia"/>
          <w:sz w:val="21"/>
          <w:szCs w:val="21"/>
        </w:rPr>
        <w:t>□□□□</w:t>
      </w:r>
    </w:p>
    <w:p w14:paraId="21C9B084" w14:textId="77777777" w:rsidR="0074783D" w:rsidRDefault="0074783D" w:rsidP="0074783D">
      <w:pPr>
        <w:pStyle w:val="a7"/>
        <w:autoSpaceDE w:val="0"/>
        <w:autoSpaceDN w:val="0"/>
        <w:spacing w:afterLines="100" w:after="240" w:line="254" w:lineRule="auto"/>
        <w:ind w:leftChars="200" w:left="420" w:rightChars="200" w:right="420" w:firstLineChars="0" w:firstLine="0"/>
        <w:rPr>
          <w:rFonts w:eastAsia="楷体_GB2312"/>
          <w:lang w:val="en-GB"/>
        </w:rPr>
        <w:sectPr w:rsidR="0074783D" w:rsidSect="0074783D">
          <w:headerReference w:type="even" r:id="rId9"/>
          <w:headerReference w:type="default" r:id="rId10"/>
          <w:footerReference w:type="even" r:id="rId11"/>
          <w:headerReference w:type="first" r:id="rId12"/>
          <w:footerReference w:type="first" r:id="rId13"/>
          <w:pgSz w:w="11907" w:h="16840"/>
          <w:pgMar w:top="1077" w:right="1247" w:bottom="964" w:left="1247" w:header="851" w:footer="680" w:gutter="0"/>
          <w:cols w:space="0"/>
          <w:titlePg/>
          <w:docGrid w:linePitch="300"/>
        </w:sectPr>
      </w:pPr>
    </w:p>
    <w:p w14:paraId="51856BF4" w14:textId="77777777" w:rsidR="0074783D" w:rsidRDefault="0074783D" w:rsidP="0074783D">
      <w:pPr>
        <w:pStyle w:val="a8"/>
        <w:autoSpaceDE w:val="0"/>
        <w:autoSpaceDN w:val="0"/>
        <w:spacing w:beforeLines="50" w:before="120" w:afterLines="50" w:after="120" w:line="255" w:lineRule="auto"/>
        <w:ind w:firstLine="0"/>
        <w:rPr>
          <w:rFonts w:eastAsia="黑体"/>
          <w:b/>
          <w:color w:val="auto"/>
          <w:sz w:val="28"/>
          <w:szCs w:val="28"/>
        </w:rPr>
      </w:pPr>
      <w:r>
        <w:rPr>
          <w:rFonts w:eastAsia="黑体"/>
          <w:b/>
          <w:color w:val="auto"/>
          <w:sz w:val="28"/>
          <w:szCs w:val="28"/>
        </w:rPr>
        <w:lastRenderedPageBreak/>
        <w:t xml:space="preserve">0  </w:t>
      </w:r>
      <w:r>
        <w:rPr>
          <w:rFonts w:eastAsia="黑体"/>
          <w:b/>
          <w:color w:val="auto"/>
          <w:sz w:val="28"/>
          <w:szCs w:val="28"/>
        </w:rPr>
        <w:t>引言</w:t>
      </w:r>
    </w:p>
    <w:p w14:paraId="068B4BBB" w14:textId="30489627" w:rsidR="0074783D" w:rsidRDefault="0074783D" w:rsidP="0074783D">
      <w:pPr>
        <w:widowControl/>
        <w:adjustRightInd w:val="0"/>
        <w:snapToGrid w:val="0"/>
        <w:spacing w:line="255" w:lineRule="auto"/>
        <w:ind w:firstLine="420"/>
        <w:jc w:val="left"/>
        <w:rPr>
          <w:rFonts w:eastAsia="方正书宋简体"/>
          <w:szCs w:val="21"/>
        </w:rPr>
      </w:pPr>
      <w:r>
        <w:rPr>
          <w:rFonts w:eastAsia="方正书宋简体" w:hint="eastAsia"/>
          <w:szCs w:val="21"/>
        </w:rPr>
        <w:lastRenderedPageBreak/>
        <w:t>量子通信是近二十年发展起来的新兴交叉学科。自</w:t>
      </w:r>
      <w:del w:id="24" w:author="hongwei liu" w:date="2017-05-16T14:05:00Z">
        <w:r w:rsidDel="00D07AE3">
          <w:rPr>
            <w:rFonts w:eastAsia="方正书宋简体" w:hint="eastAsia"/>
            <w:szCs w:val="21"/>
          </w:rPr>
          <w:delText>从</w:delText>
        </w:r>
        <w:r w:rsidDel="00D07AE3">
          <w:rPr>
            <w:rFonts w:eastAsia="方正书宋简体" w:hint="eastAsia"/>
            <w:szCs w:val="21"/>
          </w:rPr>
          <w:delText>1984</w:delText>
        </w:r>
        <w:r w:rsidDel="00D07AE3">
          <w:rPr>
            <w:rFonts w:eastAsia="方正书宋简体" w:hint="eastAsia"/>
            <w:szCs w:val="21"/>
          </w:rPr>
          <w:delText>年</w:delText>
        </w:r>
      </w:del>
      <w:r>
        <w:rPr>
          <w:rFonts w:eastAsia="方正书宋简体" w:hint="eastAsia"/>
          <w:szCs w:val="21"/>
        </w:rPr>
        <w:t>BB84</w:t>
      </w:r>
      <w:r>
        <w:rPr>
          <w:rFonts w:eastAsia="方正书宋简体" w:hint="eastAsia"/>
          <w:szCs w:val="21"/>
        </w:rPr>
        <w:t>协议</w:t>
      </w:r>
      <w:ins w:id="25" w:author="hongwei liu" w:date="2017-05-16T14:05:00Z">
        <w:r w:rsidR="00D07AE3">
          <w:rPr>
            <w:rFonts w:eastAsia="方正书宋简体" w:hint="eastAsia"/>
            <w:szCs w:val="21"/>
          </w:rPr>
          <w:t>于</w:t>
        </w:r>
        <w:r w:rsidR="00D07AE3">
          <w:rPr>
            <w:rFonts w:eastAsia="方正书宋简体" w:hint="eastAsia"/>
            <w:szCs w:val="21"/>
          </w:rPr>
          <w:t>1984</w:t>
        </w:r>
      </w:ins>
      <w:ins w:id="26" w:author="hongwei liu" w:date="2017-05-16T14:06:00Z">
        <w:r w:rsidR="00D07AE3">
          <w:rPr>
            <w:rFonts w:eastAsia="方正书宋简体" w:hint="eastAsia"/>
            <w:szCs w:val="21"/>
          </w:rPr>
          <w:t>年被提出</w:t>
        </w:r>
      </w:ins>
      <w:del w:id="27" w:author="hongwei liu" w:date="2017-05-16T14:06:00Z">
        <w:r w:rsidDel="00D07AE3">
          <w:rPr>
            <w:rFonts w:eastAsia="方正书宋简体" w:hint="eastAsia"/>
            <w:szCs w:val="21"/>
          </w:rPr>
          <w:delText>出现</w:delText>
        </w:r>
      </w:del>
      <w:r>
        <w:rPr>
          <w:rFonts w:eastAsia="方正书宋简体" w:hint="eastAsia"/>
          <w:szCs w:val="21"/>
        </w:rPr>
        <w:t>以来</w:t>
      </w:r>
      <w:r w:rsidR="00D03E66" w:rsidRPr="00D03E66">
        <w:rPr>
          <w:rFonts w:eastAsia="方正书宋简体"/>
          <w:szCs w:val="21"/>
          <w:vertAlign w:val="superscript"/>
        </w:rPr>
        <w:t>[1]</w:t>
      </w:r>
      <w:r>
        <w:rPr>
          <w:rFonts w:eastAsia="方正书宋简体" w:hint="eastAsia"/>
          <w:szCs w:val="21"/>
        </w:rPr>
        <w:t>，量子通信</w:t>
      </w:r>
      <w:ins w:id="28" w:author="hongwei liu" w:date="2017-05-16T14:06:00Z">
        <w:r w:rsidR="00D07AE3">
          <w:rPr>
            <w:rFonts w:eastAsia="方正书宋简体" w:hint="eastAsia"/>
            <w:szCs w:val="21"/>
          </w:rPr>
          <w:t>已逐渐</w:t>
        </w:r>
      </w:ins>
      <w:del w:id="29" w:author="hongwei liu" w:date="2017-05-16T14:06:00Z">
        <w:r w:rsidDel="00D07AE3">
          <w:rPr>
            <w:rFonts w:eastAsia="方正书宋简体" w:hint="eastAsia"/>
            <w:szCs w:val="21"/>
          </w:rPr>
          <w:delText>慢慢</w:delText>
        </w:r>
      </w:del>
      <w:r>
        <w:rPr>
          <w:rFonts w:eastAsia="方正书宋简体" w:hint="eastAsia"/>
          <w:szCs w:val="21"/>
        </w:rPr>
        <w:t>从理论阶段进入实验阶段。</w:t>
      </w:r>
      <w:del w:id="30" w:author="hongwei liu" w:date="2017-05-16T14:06:00Z">
        <w:r w:rsidDel="00D07AE3">
          <w:rPr>
            <w:rFonts w:eastAsia="方正书宋简体" w:hint="eastAsia"/>
            <w:szCs w:val="21"/>
          </w:rPr>
          <w:delText>而到了</w:delText>
        </w:r>
      </w:del>
      <w:r>
        <w:rPr>
          <w:rFonts w:eastAsia="方正书宋简体" w:hint="eastAsia"/>
          <w:szCs w:val="21"/>
        </w:rPr>
        <w:t>三十多年后的今天，量子通信商用化的脚步已越来越快。</w:t>
      </w:r>
    </w:p>
    <w:p w14:paraId="28E5017A" w14:textId="77777777" w:rsidR="0074783D" w:rsidRDefault="0074783D" w:rsidP="0074783D">
      <w:pPr>
        <w:widowControl/>
        <w:adjustRightInd w:val="0"/>
        <w:snapToGrid w:val="0"/>
        <w:spacing w:line="255" w:lineRule="auto"/>
        <w:ind w:firstLine="420"/>
        <w:jc w:val="left"/>
        <w:rPr>
          <w:rFonts w:eastAsia="方正书宋简体"/>
          <w:szCs w:val="21"/>
        </w:rPr>
      </w:pPr>
      <w:r>
        <w:rPr>
          <w:rFonts w:eastAsia="方正书宋简体" w:hint="eastAsia"/>
          <w:szCs w:val="21"/>
        </w:rPr>
        <w:t>在我国，量子通信研究受到了中国科技部、中国科学院以及国家自然科学基金委员会等部门的高度重视和大力支持。去年，中国科技部发布了“量子调控与量子信息”重点专项</w:t>
      </w:r>
      <w:r>
        <w:rPr>
          <w:rFonts w:eastAsia="方正书宋简体" w:hint="eastAsia"/>
          <w:szCs w:val="21"/>
        </w:rPr>
        <w:t xml:space="preserve"> 2016 </w:t>
      </w:r>
      <w:r>
        <w:rPr>
          <w:rFonts w:eastAsia="方正书宋简体" w:hint="eastAsia"/>
          <w:szCs w:val="21"/>
        </w:rPr>
        <w:t>年度项目申报指南，其中量子通信被列为一个独立子项重点发展。</w:t>
      </w:r>
      <w:r>
        <w:rPr>
          <w:rFonts w:eastAsia="方正书宋简体" w:hint="eastAsia"/>
          <w:szCs w:val="21"/>
        </w:rPr>
        <w:t xml:space="preserve"> </w:t>
      </w:r>
      <w:r>
        <w:rPr>
          <w:rFonts w:eastAsia="方正书宋简体" w:hint="eastAsia"/>
          <w:szCs w:val="21"/>
        </w:rPr>
        <w:t>重点研究量子通信的载体和调控原理及方法等新原理和新技术。中国科技大学、中国科学院物理所、清华大学、半导体所、武汉物理和数学研究所、北京邮电大学等国内多所高校都在量子通信领域做了大量的工作，并且取得了一些重要的成果，在国际上享有重要的影响力。随着首颗量子卫星墨子号在酒泉成功发射，我国在量子通信的竞争中后来居上，跻身国际一流。量子京沪干线也即将建成并验收，京沪两地及沿线的金融，政务机构可以利用这条线路进行远程数据备灾和量子安全数据传输。</w:t>
      </w:r>
    </w:p>
    <w:p w14:paraId="7476762A" w14:textId="12998220" w:rsidR="0074783D" w:rsidRDefault="003022D5" w:rsidP="0074783D">
      <w:pPr>
        <w:widowControl/>
        <w:adjustRightInd w:val="0"/>
        <w:snapToGrid w:val="0"/>
        <w:spacing w:line="255" w:lineRule="auto"/>
        <w:ind w:firstLine="420"/>
        <w:jc w:val="left"/>
        <w:rPr>
          <w:rFonts w:eastAsia="方正书宋简体"/>
          <w:szCs w:val="21"/>
        </w:rPr>
      </w:pPr>
      <w:r>
        <w:rPr>
          <w:rFonts w:eastAsia="方正书宋简体"/>
          <w:szCs w:val="21"/>
        </w:rPr>
        <w:t>由于</w:t>
      </w:r>
      <w:r w:rsidR="0074783D">
        <w:rPr>
          <w:rFonts w:eastAsia="方正书宋简体" w:hint="eastAsia"/>
          <w:szCs w:val="21"/>
        </w:rPr>
        <w:t>量子通信的美好前景，同时近几年来相关技术上取得的飞速发展，使得除研究机构外，一些国内、国际著名的公司如美国的</w:t>
      </w:r>
      <w:r w:rsidR="0074783D">
        <w:rPr>
          <w:rFonts w:eastAsia="方正书宋简体" w:hint="eastAsia"/>
          <w:szCs w:val="21"/>
        </w:rPr>
        <w:t xml:space="preserve"> IBM</w:t>
      </w:r>
      <w:r w:rsidR="0074783D">
        <w:rPr>
          <w:rFonts w:eastAsia="方正书宋简体" w:hint="eastAsia"/>
          <w:szCs w:val="21"/>
        </w:rPr>
        <w:t>、</w:t>
      </w:r>
      <w:r w:rsidR="0074783D">
        <w:rPr>
          <w:rFonts w:eastAsia="方正书宋简体" w:hint="eastAsia"/>
          <w:szCs w:val="21"/>
        </w:rPr>
        <w:t xml:space="preserve">Bell </w:t>
      </w:r>
      <w:r w:rsidR="0074783D">
        <w:rPr>
          <w:rFonts w:eastAsia="方正书宋简体" w:hint="eastAsia"/>
          <w:szCs w:val="21"/>
        </w:rPr>
        <w:t>实验室，英国的电话电报公司，日本的东芝公司、</w:t>
      </w:r>
      <w:r w:rsidR="0074783D">
        <w:rPr>
          <w:rFonts w:eastAsia="方正书宋简体" w:hint="eastAsia"/>
          <w:szCs w:val="21"/>
        </w:rPr>
        <w:t>NEC</w:t>
      </w:r>
      <w:r w:rsidR="0074783D">
        <w:rPr>
          <w:rFonts w:eastAsia="方正书宋简体" w:hint="eastAsia"/>
          <w:szCs w:val="21"/>
        </w:rPr>
        <w:t>、</w:t>
      </w:r>
      <w:r w:rsidR="0074783D">
        <w:rPr>
          <w:rFonts w:eastAsia="方正书宋简体" w:hint="eastAsia"/>
          <w:szCs w:val="21"/>
        </w:rPr>
        <w:t xml:space="preserve"> NTT </w:t>
      </w:r>
      <w:r w:rsidR="0074783D">
        <w:rPr>
          <w:rFonts w:eastAsia="方正书宋简体" w:hint="eastAsia"/>
          <w:szCs w:val="21"/>
        </w:rPr>
        <w:t>等也在积极推动量子通信的商业化。这些公司的加入，也极大的推动了量子通信的发展。国际上许多大学与研究单位也相继成立了量子通信和量子密码技术产品商业化公司。如瑞士日内瓦大学</w:t>
      </w:r>
      <w:r w:rsidR="0074783D">
        <w:rPr>
          <w:rFonts w:eastAsia="方正书宋简体" w:hint="eastAsia"/>
          <w:szCs w:val="21"/>
        </w:rPr>
        <w:t xml:space="preserve"> </w:t>
      </w:r>
      <w:r w:rsidR="0074783D">
        <w:rPr>
          <w:rFonts w:eastAsia="方正书宋简体" w:hint="eastAsia"/>
          <w:szCs w:val="21"/>
        </w:rPr>
        <w:t>（</w:t>
      </w:r>
      <w:r w:rsidR="0074783D">
        <w:rPr>
          <w:rFonts w:eastAsia="方正书宋简体" w:hint="eastAsia"/>
          <w:szCs w:val="21"/>
        </w:rPr>
        <w:t xml:space="preserve"> University of Geneva</w:t>
      </w:r>
      <w:r w:rsidR="0074783D">
        <w:rPr>
          <w:rFonts w:eastAsia="方正书宋简体" w:hint="eastAsia"/>
          <w:szCs w:val="21"/>
        </w:rPr>
        <w:t>）成立的</w:t>
      </w:r>
      <w:r w:rsidR="0074783D">
        <w:rPr>
          <w:rFonts w:eastAsia="方正书宋简体" w:hint="eastAsia"/>
          <w:szCs w:val="21"/>
        </w:rPr>
        <w:t xml:space="preserve"> id Quantique </w:t>
      </w:r>
      <w:r w:rsidR="0074783D">
        <w:rPr>
          <w:rFonts w:eastAsia="方正书宋简体" w:hint="eastAsia"/>
          <w:szCs w:val="21"/>
        </w:rPr>
        <w:t>公司</w:t>
      </w:r>
      <w:r w:rsidR="00D03E66" w:rsidRPr="00D03E66">
        <w:rPr>
          <w:rFonts w:eastAsia="方正书宋简体"/>
          <w:szCs w:val="21"/>
          <w:vertAlign w:val="superscript"/>
        </w:rPr>
        <w:t>[2]</w:t>
      </w:r>
      <w:r w:rsidR="0074783D">
        <w:rPr>
          <w:rFonts w:eastAsia="方正书宋简体" w:hint="eastAsia"/>
          <w:szCs w:val="21"/>
        </w:rPr>
        <w:t>，中国科技大学潘建伟小组联合铜陵丰润集团和皖能集团合资成立的国盾量子公司。</w:t>
      </w:r>
      <w:r w:rsidR="00B522F9" w:rsidRPr="00B522F9">
        <w:rPr>
          <w:rFonts w:eastAsia="方正书宋简体"/>
          <w:szCs w:val="21"/>
          <w:vertAlign w:val="superscript"/>
        </w:rPr>
        <w:t>[3][4]</w:t>
      </w:r>
    </w:p>
    <w:p w14:paraId="7FA02915" w14:textId="77777777" w:rsidR="0074783D" w:rsidRDefault="0074783D" w:rsidP="0074783D">
      <w:pPr>
        <w:widowControl/>
        <w:adjustRightInd w:val="0"/>
        <w:snapToGrid w:val="0"/>
        <w:spacing w:line="255" w:lineRule="auto"/>
        <w:ind w:firstLine="420"/>
        <w:jc w:val="left"/>
        <w:rPr>
          <w:rFonts w:eastAsia="方正书宋简体"/>
          <w:szCs w:val="21"/>
        </w:rPr>
      </w:pPr>
      <w:r>
        <w:rPr>
          <w:rFonts w:eastAsia="方正书宋简体" w:hint="eastAsia"/>
          <w:szCs w:val="21"/>
        </w:rPr>
        <w:t>而最为重视量子信息科学领域的美国，在</w:t>
      </w:r>
      <w:r>
        <w:rPr>
          <w:rFonts w:eastAsia="方正书宋简体" w:hint="eastAsia"/>
          <w:szCs w:val="21"/>
        </w:rPr>
        <w:t>16</w:t>
      </w:r>
      <w:r>
        <w:rPr>
          <w:rFonts w:eastAsia="方正书宋简体" w:hint="eastAsia"/>
          <w:szCs w:val="21"/>
        </w:rPr>
        <w:t>年的七月连续发布了《推动量子信息科学：国家挑战与机遇》和《与基础科学、量子信息科学和计算交汇的量子传感器》两份报告，认真的讨论了量子信息技术的前景，机遇和挑战。指出了了量子信息前沿的方向，并详细的讨论了美国量子信息领域的相关进展和整个的科学布局。</w:t>
      </w:r>
    </w:p>
    <w:p w14:paraId="1566CA94" w14:textId="4EC5C2C1" w:rsidR="0074783D" w:rsidRDefault="0074783D" w:rsidP="008B3321">
      <w:pPr>
        <w:widowControl/>
        <w:adjustRightInd w:val="0"/>
        <w:snapToGrid w:val="0"/>
        <w:spacing w:line="255" w:lineRule="auto"/>
        <w:ind w:firstLine="420"/>
        <w:jc w:val="left"/>
        <w:rPr>
          <w:rFonts w:eastAsia="方正书宋简体"/>
          <w:szCs w:val="21"/>
        </w:rPr>
      </w:pPr>
      <w:r>
        <w:rPr>
          <w:rFonts w:eastAsia="方正书宋简体" w:hint="eastAsia"/>
          <w:szCs w:val="21"/>
        </w:rPr>
        <w:t>如今，量子通信技术已经日趋成熟，一个新兴的通信产业正在孕育，兴起。</w:t>
      </w:r>
      <w:r>
        <w:rPr>
          <w:rFonts w:eastAsia="方正书宋简体" w:hint="eastAsia"/>
          <w:szCs w:val="21"/>
        </w:rPr>
        <w:t xml:space="preserve">     </w:t>
      </w:r>
    </w:p>
    <w:p w14:paraId="472C9B76" w14:textId="3BE4FCF5" w:rsidR="0074783D" w:rsidRPr="0058403F" w:rsidRDefault="0074783D" w:rsidP="0058403F">
      <w:pPr>
        <w:spacing w:beforeLines="50" w:before="120" w:afterLines="50" w:after="120" w:line="480" w:lineRule="auto"/>
        <w:rPr>
          <w:rFonts w:eastAsia="黑体"/>
          <w:b/>
          <w:sz w:val="28"/>
          <w:szCs w:val="28"/>
          <w:lang w:val="en-GB"/>
        </w:rPr>
      </w:pPr>
      <w:r>
        <w:rPr>
          <w:rFonts w:eastAsia="黑体" w:hint="eastAsia"/>
          <w:b/>
          <w:sz w:val="28"/>
          <w:szCs w:val="28"/>
        </w:rPr>
        <w:t>1</w:t>
      </w:r>
      <w:r>
        <w:rPr>
          <w:rFonts w:eastAsia="黑体" w:hint="eastAsia"/>
          <w:b/>
          <w:sz w:val="28"/>
          <w:szCs w:val="28"/>
          <w:lang w:val="en-GB"/>
        </w:rPr>
        <w:t xml:space="preserve">  </w:t>
      </w:r>
      <w:r>
        <w:rPr>
          <w:rFonts w:eastAsia="黑体" w:hint="eastAsia"/>
          <w:b/>
          <w:sz w:val="28"/>
          <w:szCs w:val="28"/>
          <w:lang w:val="en-GB"/>
        </w:rPr>
        <w:t>量子密钥分发中软件控制部分的实验原理和实验方案</w:t>
      </w:r>
    </w:p>
    <w:p w14:paraId="4D35139E" w14:textId="77777777" w:rsidR="008B3321" w:rsidRDefault="008B3321" w:rsidP="008B3321">
      <w:pPr>
        <w:widowControl/>
        <w:adjustRightInd w:val="0"/>
        <w:snapToGrid w:val="0"/>
        <w:ind w:firstLine="420"/>
        <w:jc w:val="left"/>
        <w:rPr>
          <w:rFonts w:eastAsia="方正书宋简体"/>
          <w:szCs w:val="21"/>
        </w:rPr>
      </w:pPr>
      <w:r>
        <w:rPr>
          <w:rFonts w:eastAsia="方正书宋简体" w:hint="eastAsia"/>
          <w:szCs w:val="21"/>
        </w:rPr>
        <w:t>本文重点的研究部分是量子通信系统的软件部分。</w:t>
      </w:r>
    </w:p>
    <w:p w14:paraId="083E6793" w14:textId="209F6150" w:rsidR="008B3321" w:rsidRDefault="008B3321" w:rsidP="008B3321">
      <w:pPr>
        <w:widowControl/>
        <w:adjustRightInd w:val="0"/>
        <w:snapToGrid w:val="0"/>
        <w:ind w:firstLine="420"/>
        <w:jc w:val="left"/>
        <w:rPr>
          <w:rFonts w:eastAsia="方正书宋简体"/>
          <w:szCs w:val="21"/>
        </w:rPr>
      </w:pPr>
      <w:r>
        <w:rPr>
          <w:rFonts w:eastAsia="方正书宋简体" w:hint="eastAsia"/>
          <w:szCs w:val="21"/>
        </w:rPr>
        <w:t>实用化量子信息通讯平台</w:t>
      </w:r>
      <w:r w:rsidR="00EA0B94">
        <w:rPr>
          <w:rFonts w:eastAsia="方正书宋简体"/>
          <w:szCs w:val="21"/>
        </w:rPr>
        <w:t>的软件设计部分</w:t>
      </w:r>
      <w:r>
        <w:rPr>
          <w:rFonts w:eastAsia="方正书宋简体" w:hint="eastAsia"/>
          <w:szCs w:val="21"/>
        </w:rPr>
        <w:t>一共由四个层面组成，分别是</w:t>
      </w:r>
      <w:r>
        <w:rPr>
          <w:rFonts w:eastAsia="方正书宋简体" w:hint="eastAsia"/>
          <w:szCs w:val="21"/>
        </w:rPr>
        <w:t>QKD</w:t>
      </w:r>
      <w:r>
        <w:rPr>
          <w:rFonts w:eastAsia="方正书宋简体" w:hint="eastAsia"/>
          <w:szCs w:val="21"/>
        </w:rPr>
        <w:t>层，量子密钥库层，编码层和传输层。这四个层面中</w:t>
      </w:r>
      <w:r>
        <w:rPr>
          <w:rFonts w:eastAsia="方正书宋简体" w:hint="eastAsia"/>
          <w:szCs w:val="21"/>
        </w:rPr>
        <w:t>QKD</w:t>
      </w:r>
      <w:r>
        <w:rPr>
          <w:rFonts w:eastAsia="方正书宋简体" w:hint="eastAsia"/>
          <w:szCs w:val="21"/>
        </w:rPr>
        <w:t>层是最底层的部分，是整个系统的基础，</w:t>
      </w:r>
      <w:r>
        <w:rPr>
          <w:rFonts w:eastAsia="方正书宋简体"/>
          <w:szCs w:val="21"/>
        </w:rPr>
        <w:t>也</w:t>
      </w:r>
      <w:r>
        <w:rPr>
          <w:rFonts w:eastAsia="方正书宋简体" w:hint="eastAsia"/>
          <w:szCs w:val="21"/>
        </w:rPr>
        <w:t>是最为关键的部分。本文</w:t>
      </w:r>
      <w:r>
        <w:rPr>
          <w:rFonts w:eastAsia="方正书宋简体"/>
          <w:szCs w:val="21"/>
        </w:rPr>
        <w:t>的工作也是基于</w:t>
      </w:r>
      <w:r>
        <w:rPr>
          <w:rFonts w:eastAsia="方正书宋简体" w:hint="eastAsia"/>
          <w:szCs w:val="21"/>
        </w:rPr>
        <w:t>QKD</w:t>
      </w:r>
      <w:r>
        <w:rPr>
          <w:rFonts w:eastAsia="方正书宋简体" w:hint="eastAsia"/>
          <w:szCs w:val="21"/>
        </w:rPr>
        <w:t>层。</w:t>
      </w:r>
    </w:p>
    <w:p w14:paraId="5D181757" w14:textId="6CE4E498" w:rsidR="008B3321" w:rsidRDefault="008B3321" w:rsidP="008B3321">
      <w:pPr>
        <w:widowControl/>
        <w:adjustRightInd w:val="0"/>
        <w:snapToGrid w:val="0"/>
        <w:spacing w:line="255" w:lineRule="auto"/>
        <w:ind w:firstLine="420"/>
        <w:jc w:val="left"/>
        <w:rPr>
          <w:rFonts w:eastAsia="方正书宋简体"/>
          <w:szCs w:val="21"/>
        </w:rPr>
      </w:pPr>
      <w:r>
        <w:rPr>
          <w:rFonts w:eastAsia="方正书宋简体" w:hint="eastAsia"/>
          <w:szCs w:val="21"/>
        </w:rPr>
        <w:t>QKD</w:t>
      </w:r>
      <w:r w:rsidR="00FE2432">
        <w:rPr>
          <w:rFonts w:eastAsia="方正书宋简体" w:hint="eastAsia"/>
          <w:szCs w:val="21"/>
        </w:rPr>
        <w:t>层是利用量子通信协议为基础，通过量子信道和</w:t>
      </w:r>
      <w:r>
        <w:rPr>
          <w:rFonts w:eastAsia="方正书宋简体" w:hint="eastAsia"/>
          <w:szCs w:val="21"/>
        </w:rPr>
        <w:t>经典的信道相结合的方式来协同获得最终的量子密钥。我们使用</w:t>
      </w:r>
      <w:r>
        <w:rPr>
          <w:rFonts w:eastAsia="方正书宋简体" w:hint="eastAsia"/>
          <w:szCs w:val="21"/>
        </w:rPr>
        <w:t>BB84</w:t>
      </w:r>
      <w:r>
        <w:rPr>
          <w:rFonts w:eastAsia="方正书宋简体" w:hint="eastAsia"/>
          <w:szCs w:val="21"/>
        </w:rPr>
        <w:t>作为实现的协议进行密钥的通信。</w:t>
      </w:r>
      <w:r>
        <w:rPr>
          <w:rFonts w:eastAsia="方正书宋简体"/>
          <w:szCs w:val="21"/>
        </w:rPr>
        <w:t>在</w:t>
      </w:r>
      <w:r>
        <w:rPr>
          <w:rFonts w:eastAsia="方正书宋简体" w:hint="eastAsia"/>
          <w:szCs w:val="21"/>
        </w:rPr>
        <w:t>Alice</w:t>
      </w:r>
      <w:r>
        <w:rPr>
          <w:rFonts w:eastAsia="方正书宋简体" w:hint="eastAsia"/>
          <w:szCs w:val="21"/>
        </w:rPr>
        <w:t>端利用</w:t>
      </w:r>
      <w:r>
        <w:rPr>
          <w:rFonts w:eastAsia="方正书宋简体" w:hint="eastAsia"/>
          <w:szCs w:val="21"/>
        </w:rPr>
        <w:t>MFC</w:t>
      </w:r>
      <w:r>
        <w:rPr>
          <w:rFonts w:eastAsia="方正书宋简体" w:hint="eastAsia"/>
          <w:szCs w:val="21"/>
        </w:rPr>
        <w:t>进行界面的操作，</w:t>
      </w:r>
      <w:r w:rsidR="00E103E9">
        <w:rPr>
          <w:rFonts w:eastAsia="方正书宋简体"/>
          <w:szCs w:val="21"/>
        </w:rPr>
        <w:t>并利用</w:t>
      </w:r>
      <w:r>
        <w:rPr>
          <w:rFonts w:eastAsia="方正书宋简体" w:hint="eastAsia"/>
          <w:szCs w:val="21"/>
        </w:rPr>
        <w:t>FPGA</w:t>
      </w:r>
      <w:r w:rsidR="00E103E9">
        <w:rPr>
          <w:rFonts w:eastAsia="方正书宋简体" w:hint="eastAsia"/>
          <w:szCs w:val="21"/>
        </w:rPr>
        <w:t>进行</w:t>
      </w:r>
      <w:r>
        <w:rPr>
          <w:rFonts w:eastAsia="方正书宋简体" w:hint="eastAsia"/>
          <w:szCs w:val="21"/>
        </w:rPr>
        <w:t>相位调制器</w:t>
      </w:r>
      <w:r>
        <w:rPr>
          <w:rFonts w:eastAsia="方正书宋简体"/>
          <w:szCs w:val="21"/>
        </w:rPr>
        <w:t>（</w:t>
      </w:r>
      <w:r>
        <w:rPr>
          <w:rFonts w:eastAsia="方正书宋简体" w:hint="eastAsia"/>
          <w:szCs w:val="21"/>
        </w:rPr>
        <w:t>PM</w:t>
      </w:r>
      <w:r>
        <w:rPr>
          <w:rFonts w:eastAsia="方正书宋简体" w:hint="eastAsia"/>
          <w:szCs w:val="21"/>
        </w:rPr>
        <w:t>）的控制，</w:t>
      </w:r>
      <w:r>
        <w:rPr>
          <w:rFonts w:eastAsia="方正书宋简体" w:hint="eastAsia"/>
          <w:szCs w:val="21"/>
        </w:rPr>
        <w:t>Bob</w:t>
      </w:r>
      <w:r>
        <w:rPr>
          <w:rFonts w:eastAsia="方正书宋简体" w:hint="eastAsia"/>
          <w:szCs w:val="21"/>
        </w:rPr>
        <w:t>端利用</w:t>
      </w:r>
      <w:r w:rsidR="00E103E9">
        <w:rPr>
          <w:rFonts w:eastAsia="方正书宋简体" w:hint="eastAsia"/>
          <w:szCs w:val="21"/>
        </w:rPr>
        <w:t>Labv</w:t>
      </w:r>
      <w:r>
        <w:rPr>
          <w:rFonts w:eastAsia="方正书宋简体" w:hint="eastAsia"/>
          <w:szCs w:val="21"/>
        </w:rPr>
        <w:t>iew</w:t>
      </w:r>
      <w:r>
        <w:rPr>
          <w:rFonts w:eastAsia="方正书宋简体" w:hint="eastAsia"/>
          <w:szCs w:val="21"/>
        </w:rPr>
        <w:t>控制单光子探测器</w:t>
      </w:r>
      <w:r>
        <w:rPr>
          <w:rFonts w:eastAsia="方正书宋简体"/>
          <w:szCs w:val="21"/>
        </w:rPr>
        <w:t>协助完成实现相位的</w:t>
      </w:r>
      <w:r>
        <w:rPr>
          <w:rFonts w:eastAsia="方正书宋简体" w:hint="eastAsia"/>
          <w:szCs w:val="21"/>
        </w:rPr>
        <w:t>自</w:t>
      </w:r>
      <w:r>
        <w:rPr>
          <w:rFonts w:eastAsia="方正书宋简体"/>
          <w:szCs w:val="21"/>
        </w:rPr>
        <w:t>扫描过程。</w:t>
      </w:r>
    </w:p>
    <w:p w14:paraId="5DE6D4CC" w14:textId="0912806B" w:rsidR="006A77FA" w:rsidRPr="00C455CC" w:rsidRDefault="008B3321" w:rsidP="00EA0B94">
      <w:pPr>
        <w:widowControl/>
        <w:adjustRightInd w:val="0"/>
        <w:snapToGrid w:val="0"/>
        <w:ind w:firstLine="420"/>
        <w:jc w:val="left"/>
        <w:rPr>
          <w:rFonts w:eastAsia="方正书宋简体"/>
          <w:szCs w:val="21"/>
        </w:rPr>
      </w:pPr>
      <w:r>
        <w:rPr>
          <w:rFonts w:eastAsia="方正书宋简体" w:hint="eastAsia"/>
          <w:szCs w:val="21"/>
        </w:rPr>
        <w:t>本文一共分为三大部分。</w:t>
      </w:r>
      <w:r>
        <w:rPr>
          <w:rFonts w:eastAsia="方正书宋简体"/>
          <w:szCs w:val="21"/>
        </w:rPr>
        <w:t>我们首先</w:t>
      </w:r>
      <w:r>
        <w:rPr>
          <w:rFonts w:eastAsia="方正书宋简体" w:hint="eastAsia"/>
          <w:szCs w:val="21"/>
        </w:rPr>
        <w:t>利用</w:t>
      </w:r>
      <w:r>
        <w:rPr>
          <w:rFonts w:eastAsia="方正书宋简体"/>
          <w:szCs w:val="21"/>
        </w:rPr>
        <w:t>琼斯矩阵分析光路，</w:t>
      </w:r>
      <w:r>
        <w:rPr>
          <w:rFonts w:eastAsia="方正书宋简体" w:hint="eastAsia"/>
          <w:szCs w:val="21"/>
        </w:rPr>
        <w:t>并给出</w:t>
      </w:r>
      <w:r w:rsidR="00EA0B94">
        <w:rPr>
          <w:rFonts w:eastAsia="方正书宋简体"/>
          <w:szCs w:val="21"/>
        </w:rPr>
        <w:t>光路稳定性的证明</w:t>
      </w:r>
      <w:r>
        <w:rPr>
          <w:rFonts w:eastAsia="方正书宋简体"/>
          <w:szCs w:val="21"/>
        </w:rPr>
        <w:t>。</w:t>
      </w:r>
      <w:r>
        <w:rPr>
          <w:rFonts w:eastAsia="方正书宋简体" w:hint="eastAsia"/>
          <w:szCs w:val="21"/>
        </w:rPr>
        <w:t>第二部分</w:t>
      </w:r>
      <w:r>
        <w:rPr>
          <w:rFonts w:eastAsia="方正书宋简体"/>
          <w:szCs w:val="21"/>
        </w:rPr>
        <w:t>介绍软件部分的组成和实际软件的设计思路，</w:t>
      </w:r>
      <w:r>
        <w:rPr>
          <w:rFonts w:eastAsia="方正书宋简体" w:hint="eastAsia"/>
          <w:szCs w:val="21"/>
        </w:rPr>
        <w:t>最后</w:t>
      </w:r>
      <w:r>
        <w:rPr>
          <w:rFonts w:eastAsia="方正书宋简体"/>
          <w:szCs w:val="21"/>
        </w:rPr>
        <w:t>的部分展示了实验流程</w:t>
      </w:r>
      <w:r>
        <w:rPr>
          <w:rFonts w:eastAsia="方正书宋简体" w:hint="eastAsia"/>
          <w:szCs w:val="21"/>
        </w:rPr>
        <w:t>并</w:t>
      </w:r>
      <w:r>
        <w:rPr>
          <w:rFonts w:eastAsia="方正书宋简体"/>
          <w:szCs w:val="21"/>
        </w:rPr>
        <w:t>给出了分析和展望。</w:t>
      </w:r>
      <w:r w:rsidR="00593AC9">
        <w:rPr>
          <w:rStyle w:val="af6"/>
        </w:rPr>
        <w:commentReference w:id="31"/>
      </w:r>
    </w:p>
    <w:p w14:paraId="0C445D9A" w14:textId="77777777" w:rsidR="0074783D" w:rsidRPr="00D908B7" w:rsidRDefault="0074783D" w:rsidP="0074783D">
      <w:pPr>
        <w:spacing w:beforeLines="50" w:before="120" w:afterLines="50" w:after="120" w:line="254" w:lineRule="auto"/>
        <w:rPr>
          <w:rFonts w:eastAsia="黑体"/>
          <w:b/>
        </w:rPr>
      </w:pPr>
      <w:r w:rsidRPr="00BE23C0">
        <w:rPr>
          <w:rFonts w:eastAsia="黑体"/>
          <w:b/>
        </w:rPr>
        <w:t>1.1</w:t>
      </w:r>
      <w:r w:rsidRPr="00D908B7">
        <w:rPr>
          <w:rFonts w:eastAsia="黑体" w:hint="eastAsia"/>
          <w:b/>
        </w:rPr>
        <w:t xml:space="preserve">  </w:t>
      </w:r>
      <w:r w:rsidRPr="00D908B7">
        <w:rPr>
          <w:rFonts w:eastAsia="黑体" w:hint="eastAsia"/>
          <w:b/>
        </w:rPr>
        <w:t>实验光路</w:t>
      </w:r>
      <w:r w:rsidRPr="00D908B7">
        <w:rPr>
          <w:rFonts w:eastAsia="黑体"/>
          <w:b/>
        </w:rPr>
        <w:t>部分</w:t>
      </w:r>
    </w:p>
    <w:p w14:paraId="35C7906C" w14:textId="3CD4ABFA" w:rsidR="0074783D" w:rsidRDefault="009670D5" w:rsidP="0074783D">
      <w:pPr>
        <w:widowControl/>
        <w:adjustRightInd w:val="0"/>
        <w:snapToGrid w:val="0"/>
        <w:ind w:firstLine="420"/>
        <w:jc w:val="left"/>
        <w:rPr>
          <w:rFonts w:eastAsia="方正书宋简体"/>
          <w:szCs w:val="21"/>
        </w:rPr>
      </w:pPr>
      <w:ins w:id="32" w:author="hongwei liu" w:date="2017-05-16T14:22:00Z">
        <w:r>
          <w:rPr>
            <w:rFonts w:eastAsia="方正书宋简体" w:hint="eastAsia"/>
            <w:szCs w:val="21"/>
          </w:rPr>
          <w:t>量子密钥分发可以利用</w:t>
        </w:r>
      </w:ins>
      <w:ins w:id="33" w:author="hongwei liu" w:date="2017-05-16T14:23:00Z">
        <w:r>
          <w:rPr>
            <w:rFonts w:eastAsia="方正书宋简体"/>
            <w:szCs w:val="21"/>
          </w:rPr>
          <w:t>纠缠光</w:t>
        </w:r>
        <w:r>
          <w:rPr>
            <w:rFonts w:eastAsia="方正书宋简体" w:hint="eastAsia"/>
            <w:szCs w:val="21"/>
          </w:rPr>
          <w:t>、连续光以及</w:t>
        </w:r>
        <w:r>
          <w:rPr>
            <w:rFonts w:eastAsia="方正书宋简体"/>
            <w:szCs w:val="21"/>
          </w:rPr>
          <w:t>单光子</w:t>
        </w:r>
        <w:r>
          <w:rPr>
            <w:rFonts w:eastAsia="方正书宋简体" w:hint="eastAsia"/>
            <w:szCs w:val="21"/>
          </w:rPr>
          <w:t>在光纤或自由空间中实现</w:t>
        </w:r>
      </w:ins>
      <w:ins w:id="34" w:author="hongwei liu" w:date="2017-05-16T14:24:00Z">
        <w:r>
          <w:rPr>
            <w:rFonts w:eastAsia="方正书宋简体" w:hint="eastAsia"/>
            <w:szCs w:val="21"/>
          </w:rPr>
          <w:t>。</w:t>
        </w:r>
      </w:ins>
      <w:del w:id="35" w:author="hongwei liu" w:date="2017-05-16T14:24:00Z">
        <w:r w:rsidR="0074783D" w:rsidDel="009670D5">
          <w:rPr>
            <w:rFonts w:eastAsia="方正书宋简体" w:hint="eastAsia"/>
            <w:szCs w:val="21"/>
          </w:rPr>
          <w:delText>自</w:delText>
        </w:r>
        <w:r w:rsidR="0074783D" w:rsidDel="009670D5">
          <w:rPr>
            <w:rFonts w:eastAsia="方正书宋简体" w:hint="eastAsia"/>
            <w:szCs w:val="21"/>
          </w:rPr>
          <w:delText>1984</w:delText>
        </w:r>
        <w:r w:rsidR="0074783D" w:rsidDel="009670D5">
          <w:rPr>
            <w:rFonts w:eastAsia="方正书宋简体" w:hint="eastAsia"/>
            <w:szCs w:val="21"/>
          </w:rPr>
          <w:delText>年</w:delText>
        </w:r>
        <w:r w:rsidR="0074783D" w:rsidDel="009670D5">
          <w:rPr>
            <w:rFonts w:eastAsia="方正书宋简体"/>
            <w:szCs w:val="21"/>
          </w:rPr>
          <w:delText>BB84</w:delText>
        </w:r>
        <w:r w:rsidR="0074783D" w:rsidDel="009670D5">
          <w:rPr>
            <w:rFonts w:eastAsia="方正书宋简体" w:hint="eastAsia"/>
            <w:szCs w:val="21"/>
          </w:rPr>
          <w:delText>协议</w:delText>
        </w:r>
        <w:r w:rsidR="0074783D" w:rsidDel="009670D5">
          <w:rPr>
            <w:rFonts w:eastAsia="方正书宋简体"/>
            <w:szCs w:val="21"/>
          </w:rPr>
          <w:delText>诞生以来，研究人员</w:delText>
        </w:r>
        <w:r w:rsidR="0074783D" w:rsidDel="009670D5">
          <w:rPr>
            <w:rFonts w:eastAsia="方正书宋简体" w:hint="eastAsia"/>
            <w:szCs w:val="21"/>
          </w:rPr>
          <w:delText>在</w:delText>
        </w:r>
        <w:r w:rsidR="0074783D" w:rsidDel="009670D5">
          <w:rPr>
            <w:rFonts w:eastAsia="方正书宋简体"/>
            <w:szCs w:val="21"/>
          </w:rPr>
          <w:delText>光纤或自由空间中，</w:delText>
        </w:r>
        <w:r w:rsidR="0074783D" w:rsidDel="009670D5">
          <w:rPr>
            <w:rFonts w:eastAsia="方正书宋简体" w:hint="eastAsia"/>
            <w:szCs w:val="21"/>
          </w:rPr>
          <w:delText>分别</w:delText>
        </w:r>
        <w:r w:rsidR="0074783D" w:rsidDel="009670D5">
          <w:rPr>
            <w:rFonts w:eastAsia="方正书宋简体"/>
            <w:szCs w:val="21"/>
          </w:rPr>
          <w:delText>利用</w:delText>
        </w:r>
      </w:del>
      <w:del w:id="36" w:author="hongwei liu" w:date="2017-05-16T14:23:00Z">
        <w:r w:rsidR="0074783D" w:rsidDel="009670D5">
          <w:rPr>
            <w:rFonts w:eastAsia="方正书宋简体"/>
            <w:szCs w:val="21"/>
          </w:rPr>
          <w:delText>纠缠光源，</w:delText>
        </w:r>
        <w:r w:rsidR="0074783D" w:rsidDel="009670D5">
          <w:rPr>
            <w:rFonts w:eastAsia="方正书宋简体" w:hint="eastAsia"/>
            <w:szCs w:val="21"/>
          </w:rPr>
          <w:delText>连续光以及</w:delText>
        </w:r>
        <w:r w:rsidR="0074783D" w:rsidDel="009670D5">
          <w:rPr>
            <w:rFonts w:eastAsia="方正书宋简体"/>
            <w:szCs w:val="21"/>
          </w:rPr>
          <w:delText>单光子</w:delText>
        </w:r>
      </w:del>
      <w:del w:id="37" w:author="hongwei liu" w:date="2017-05-16T14:24:00Z">
        <w:r w:rsidR="0074783D" w:rsidDel="009670D5">
          <w:rPr>
            <w:rFonts w:eastAsia="方正书宋简体"/>
            <w:szCs w:val="21"/>
          </w:rPr>
          <w:delText>。</w:delText>
        </w:r>
      </w:del>
      <w:r w:rsidR="0074783D">
        <w:rPr>
          <w:rFonts w:eastAsia="方正书宋简体" w:hint="eastAsia"/>
          <w:szCs w:val="21"/>
        </w:rPr>
        <w:t>在</w:t>
      </w:r>
      <w:r w:rsidR="0074783D">
        <w:rPr>
          <w:rFonts w:eastAsia="方正书宋简体"/>
          <w:szCs w:val="21"/>
        </w:rPr>
        <w:t>光纤传输中，由于相位具有很好地稳定性而被广泛使用。相位</w:t>
      </w:r>
      <w:r w:rsidR="0074783D">
        <w:rPr>
          <w:rFonts w:eastAsia="方正书宋简体" w:hint="eastAsia"/>
          <w:szCs w:val="21"/>
        </w:rPr>
        <w:t>编码</w:t>
      </w:r>
      <w:r w:rsidR="0074783D">
        <w:rPr>
          <w:rFonts w:eastAsia="方正书宋简体"/>
          <w:szCs w:val="21"/>
        </w:rPr>
        <w:t>QKD</w:t>
      </w:r>
      <w:r w:rsidR="0074783D">
        <w:rPr>
          <w:rFonts w:eastAsia="方正书宋简体"/>
          <w:szCs w:val="21"/>
        </w:rPr>
        <w:t>系统普遍使用双不等</w:t>
      </w:r>
      <w:r w:rsidR="0074783D">
        <w:rPr>
          <w:rFonts w:eastAsia="方正书宋简体" w:hint="eastAsia"/>
          <w:szCs w:val="21"/>
        </w:rPr>
        <w:t>臂</w:t>
      </w:r>
      <w:r w:rsidR="0074783D">
        <w:rPr>
          <w:rFonts w:eastAsia="方正书宋简体"/>
          <w:szCs w:val="21"/>
        </w:rPr>
        <w:t>马赫</w:t>
      </w:r>
      <w:r w:rsidR="0074783D">
        <w:rPr>
          <w:rFonts w:eastAsia="方正书宋简体"/>
          <w:szCs w:val="21"/>
        </w:rPr>
        <w:t>-</w:t>
      </w:r>
      <w:r w:rsidR="0074783D">
        <w:rPr>
          <w:rFonts w:eastAsia="方正书宋简体"/>
          <w:szCs w:val="21"/>
        </w:rPr>
        <w:t>曾德尔干涉仪，而</w:t>
      </w:r>
      <w:r w:rsidR="0074783D">
        <w:rPr>
          <w:rFonts w:eastAsia="方正书宋简体" w:hint="eastAsia"/>
          <w:szCs w:val="21"/>
        </w:rPr>
        <w:t>为了使</w:t>
      </w:r>
      <w:r w:rsidR="0074783D">
        <w:rPr>
          <w:rFonts w:eastAsia="方正书宋简体"/>
          <w:szCs w:val="21"/>
        </w:rPr>
        <w:t>干涉仪</w:t>
      </w:r>
      <w:r w:rsidR="0074783D">
        <w:rPr>
          <w:rFonts w:eastAsia="方正书宋简体" w:hint="eastAsia"/>
          <w:szCs w:val="21"/>
        </w:rPr>
        <w:t>有</w:t>
      </w:r>
      <w:r w:rsidR="0074783D">
        <w:rPr>
          <w:rFonts w:eastAsia="方正书宋简体"/>
          <w:szCs w:val="21"/>
        </w:rPr>
        <w:t>较好的干涉效果，常常需要</w:t>
      </w:r>
      <w:r w:rsidR="0074783D">
        <w:rPr>
          <w:rFonts w:eastAsia="方正书宋简体" w:hint="eastAsia"/>
          <w:szCs w:val="21"/>
        </w:rPr>
        <w:t>借助</w:t>
      </w:r>
      <w:r w:rsidR="0074783D">
        <w:rPr>
          <w:rFonts w:eastAsia="方正书宋简体"/>
          <w:szCs w:val="21"/>
        </w:rPr>
        <w:t>补偿系统</w:t>
      </w:r>
      <w:ins w:id="38" w:author="hongwei liu" w:date="2017-05-16T14:28:00Z">
        <w:r w:rsidR="00593AC9">
          <w:rPr>
            <w:rFonts w:eastAsia="方正书宋简体" w:hint="eastAsia"/>
            <w:szCs w:val="21"/>
          </w:rPr>
          <w:t>，而</w:t>
        </w:r>
      </w:ins>
      <w:del w:id="39" w:author="hongwei liu" w:date="2017-05-16T14:28:00Z">
        <w:r w:rsidR="0074783D" w:rsidDel="00593AC9">
          <w:rPr>
            <w:rFonts w:eastAsia="方正书宋简体" w:hint="eastAsia"/>
            <w:szCs w:val="21"/>
          </w:rPr>
          <w:delText>。</w:delText>
        </w:r>
      </w:del>
      <w:r w:rsidR="0074783D">
        <w:rPr>
          <w:rFonts w:eastAsia="方正书宋简体"/>
          <w:szCs w:val="21"/>
        </w:rPr>
        <w:t>这种</w:t>
      </w:r>
      <w:r w:rsidR="0074783D">
        <w:rPr>
          <w:rFonts w:eastAsia="方正书宋简体" w:hint="eastAsia"/>
          <w:szCs w:val="21"/>
        </w:rPr>
        <w:t>补偿系统价格</w:t>
      </w:r>
      <w:r w:rsidR="0074783D">
        <w:rPr>
          <w:rFonts w:eastAsia="方正书宋简体"/>
          <w:szCs w:val="21"/>
        </w:rPr>
        <w:t>高昂</w:t>
      </w:r>
      <w:ins w:id="40" w:author="hongwei liu" w:date="2017-05-16T14:29:00Z">
        <w:r w:rsidR="00593AC9">
          <w:rPr>
            <w:rFonts w:eastAsia="方正书宋简体" w:hint="eastAsia"/>
            <w:szCs w:val="21"/>
          </w:rPr>
          <w:t>且</w:t>
        </w:r>
      </w:ins>
      <w:r w:rsidR="0074783D">
        <w:rPr>
          <w:rFonts w:eastAsia="方正书宋简体"/>
          <w:szCs w:val="21"/>
        </w:rPr>
        <w:t>使用复杂</w:t>
      </w:r>
      <w:ins w:id="41" w:author="hongwei liu" w:date="2017-05-16T14:30:00Z">
        <w:r w:rsidR="00593AC9" w:rsidRPr="00B522F9">
          <w:rPr>
            <w:rFonts w:eastAsia="方正书宋简体"/>
            <w:szCs w:val="21"/>
            <w:vertAlign w:val="superscript"/>
          </w:rPr>
          <w:t>[5]</w:t>
        </w:r>
        <w:r w:rsidR="00593AC9">
          <w:rPr>
            <w:rFonts w:eastAsia="方正书宋简体" w:hint="eastAsia"/>
            <w:szCs w:val="21"/>
          </w:rPr>
          <w:t>。</w:t>
        </w:r>
      </w:ins>
      <w:commentRangeStart w:id="42"/>
      <w:del w:id="43" w:author="hongwei liu" w:date="2017-05-16T14:30:00Z">
        <w:r w:rsidR="0074783D" w:rsidDel="00593AC9">
          <w:rPr>
            <w:rFonts w:eastAsia="方正书宋简体"/>
            <w:szCs w:val="21"/>
          </w:rPr>
          <w:delText>。</w:delText>
        </w:r>
        <w:r w:rsidR="00B522F9" w:rsidRPr="00B522F9" w:rsidDel="00593AC9">
          <w:rPr>
            <w:rFonts w:eastAsia="方正书宋简体"/>
            <w:szCs w:val="21"/>
            <w:vertAlign w:val="superscript"/>
          </w:rPr>
          <w:delText>[5]</w:delText>
        </w:r>
        <w:r w:rsidR="0074783D" w:rsidDel="00593AC9">
          <w:rPr>
            <w:rFonts w:eastAsia="方正书宋简体" w:hint="eastAsia"/>
            <w:szCs w:val="21"/>
          </w:rPr>
          <w:delText>这种局面直到</w:delText>
        </w:r>
      </w:del>
      <w:r w:rsidR="0074783D">
        <w:rPr>
          <w:rFonts w:eastAsia="方正书宋简体"/>
          <w:szCs w:val="21"/>
        </w:rPr>
        <w:t>穆勒等人提出</w:t>
      </w:r>
      <w:del w:id="44" w:author="hongwei liu" w:date="2017-05-16T14:30:00Z">
        <w:r w:rsidR="0074783D" w:rsidDel="00593AC9">
          <w:rPr>
            <w:rFonts w:eastAsia="方正书宋简体"/>
            <w:szCs w:val="21"/>
          </w:rPr>
          <w:delText>了一种</w:delText>
        </w:r>
        <w:r w:rsidR="0074783D" w:rsidDel="00593AC9">
          <w:rPr>
            <w:rFonts w:eastAsia="方正书宋简体" w:hint="eastAsia"/>
            <w:szCs w:val="21"/>
          </w:rPr>
          <w:delText>光路</w:delText>
        </w:r>
        <w:r w:rsidR="0074783D" w:rsidDel="00593AC9">
          <w:rPr>
            <w:rFonts w:eastAsia="方正书宋简体"/>
            <w:szCs w:val="21"/>
          </w:rPr>
          <w:delText>简单</w:delText>
        </w:r>
        <w:r w:rsidR="0074783D" w:rsidDel="00593AC9">
          <w:rPr>
            <w:rFonts w:eastAsia="方正书宋简体" w:hint="eastAsia"/>
            <w:szCs w:val="21"/>
          </w:rPr>
          <w:delText>的</w:delText>
        </w:r>
        <w:r w:rsidR="0074783D" w:rsidDel="00593AC9">
          <w:rPr>
            <w:rFonts w:eastAsia="方正书宋简体"/>
            <w:szCs w:val="21"/>
          </w:rPr>
          <w:delText>新型</w:delText>
        </w:r>
      </w:del>
      <w:ins w:id="45" w:author="hongwei liu" w:date="2017-05-16T14:30:00Z">
        <w:r w:rsidR="00593AC9">
          <w:rPr>
            <w:rFonts w:eastAsia="方正书宋简体" w:hint="eastAsia"/>
            <w:szCs w:val="21"/>
          </w:rPr>
          <w:t>的</w:t>
        </w:r>
      </w:ins>
      <w:r w:rsidR="0074783D">
        <w:rPr>
          <w:rFonts w:eastAsia="方正书宋简体" w:hint="eastAsia"/>
          <w:szCs w:val="21"/>
        </w:rPr>
        <w:t>plug&amp;play QKD</w:t>
      </w:r>
      <w:r w:rsidR="0074783D">
        <w:rPr>
          <w:rFonts w:eastAsia="方正书宋简体" w:hint="eastAsia"/>
          <w:szCs w:val="21"/>
        </w:rPr>
        <w:t>模型</w:t>
      </w:r>
      <w:commentRangeEnd w:id="42"/>
      <w:r w:rsidR="00593AC9">
        <w:rPr>
          <w:rStyle w:val="af6"/>
        </w:rPr>
        <w:commentReference w:id="42"/>
      </w:r>
      <w:ins w:id="46" w:author="hongwei liu" w:date="2017-05-16T14:30:00Z">
        <w:r w:rsidR="00593AC9">
          <w:rPr>
            <w:rFonts w:eastAsia="方正书宋简体" w:hint="eastAsia"/>
            <w:szCs w:val="21"/>
          </w:rPr>
          <w:t>，借助</w:t>
        </w:r>
      </w:ins>
      <w:ins w:id="47" w:author="hongwei liu" w:date="2017-05-16T14:31:00Z">
        <w:r w:rsidR="00593AC9">
          <w:rPr>
            <w:rFonts w:eastAsia="方正书宋简体" w:hint="eastAsia"/>
            <w:szCs w:val="21"/>
          </w:rPr>
          <w:t>法拉第镜的自补偿性质，使得光在</w:t>
        </w:r>
      </w:ins>
      <w:ins w:id="48" w:author="hongwei liu" w:date="2017-05-16T14:32:00Z">
        <w:r w:rsidR="00593AC9">
          <w:rPr>
            <w:rFonts w:eastAsia="方正书宋简体" w:hint="eastAsia"/>
            <w:szCs w:val="21"/>
          </w:rPr>
          <w:t>传输过程中色散，偏振等变化自动得到补偿，</w:t>
        </w:r>
      </w:ins>
      <w:ins w:id="49" w:author="hongwei liu" w:date="2017-05-16T14:33:00Z">
        <w:r w:rsidR="00593AC9">
          <w:rPr>
            <w:rFonts w:eastAsia="方正书宋简体" w:hint="eastAsia"/>
            <w:szCs w:val="21"/>
          </w:rPr>
          <w:t>进而提高了</w:t>
        </w:r>
        <w:r w:rsidR="00593AC9">
          <w:rPr>
            <w:rFonts w:eastAsia="方正书宋简体" w:hint="eastAsia"/>
            <w:szCs w:val="21"/>
          </w:rPr>
          <w:t>QKD</w:t>
        </w:r>
        <w:r w:rsidR="00593AC9">
          <w:rPr>
            <w:rFonts w:eastAsia="方正书宋简体" w:hint="eastAsia"/>
            <w:szCs w:val="21"/>
          </w:rPr>
          <w:t>系统的稳定性，降低了系统复杂性和成本</w:t>
        </w:r>
      </w:ins>
      <w:moveToRangeStart w:id="50" w:author="hongwei liu" w:date="2017-05-16T14:33:00Z" w:name="move482708555"/>
      <w:moveTo w:id="51" w:author="hongwei liu" w:date="2017-05-16T14:33:00Z">
        <w:r w:rsidR="00593AC9" w:rsidRPr="00B522F9">
          <w:rPr>
            <w:rFonts w:eastAsia="方正书宋简体"/>
            <w:szCs w:val="21"/>
            <w:vertAlign w:val="superscript"/>
          </w:rPr>
          <w:t>[6]</w:t>
        </w:r>
      </w:moveTo>
      <w:moveToRangeEnd w:id="50"/>
      <w:r w:rsidR="0074783D">
        <w:rPr>
          <w:rFonts w:eastAsia="方正书宋简体"/>
          <w:szCs w:val="21"/>
        </w:rPr>
        <w:t>。</w:t>
      </w:r>
      <w:moveFromRangeStart w:id="52" w:author="hongwei liu" w:date="2017-05-16T14:33:00Z" w:name="move482708555"/>
      <w:moveFrom w:id="53" w:author="hongwei liu" w:date="2017-05-16T14:33:00Z">
        <w:r w:rsidR="00B522F9" w:rsidRPr="00B522F9" w:rsidDel="00593AC9">
          <w:rPr>
            <w:rFonts w:eastAsia="方正书宋简体"/>
            <w:szCs w:val="21"/>
            <w:vertAlign w:val="superscript"/>
          </w:rPr>
          <w:t>[6]</w:t>
        </w:r>
      </w:moveFrom>
      <w:moveFromRangeEnd w:id="52"/>
    </w:p>
    <w:p w14:paraId="43FC50E8" w14:textId="4C39ADB5" w:rsidR="0074783D" w:rsidRDefault="0074783D">
      <w:pPr>
        <w:widowControl/>
        <w:adjustRightInd w:val="0"/>
        <w:snapToGrid w:val="0"/>
        <w:ind w:firstLineChars="200" w:firstLine="420"/>
        <w:jc w:val="left"/>
        <w:rPr>
          <w:rFonts w:eastAsia="方正书宋简体"/>
          <w:szCs w:val="21"/>
        </w:rPr>
        <w:pPrChange w:id="54" w:author="hongwei liu" w:date="2017-05-16T14:37:00Z">
          <w:pPr>
            <w:widowControl/>
            <w:adjustRightInd w:val="0"/>
            <w:snapToGrid w:val="0"/>
            <w:ind w:firstLine="420"/>
            <w:jc w:val="left"/>
          </w:pPr>
        </w:pPrChange>
      </w:pPr>
      <w:del w:id="55" w:author="hongwei liu" w:date="2017-05-16T14:33:00Z">
        <w:r w:rsidDel="00593AC9">
          <w:rPr>
            <w:rFonts w:eastAsia="方正书宋简体" w:hint="eastAsia"/>
            <w:szCs w:val="21"/>
          </w:rPr>
          <w:delText>首先</w:delText>
        </w:r>
        <w:r w:rsidDel="00593AC9">
          <w:rPr>
            <w:rFonts w:eastAsia="方正书宋简体"/>
            <w:szCs w:val="21"/>
          </w:rPr>
          <w:delText>让</w:delText>
        </w:r>
      </w:del>
      <w:r>
        <w:rPr>
          <w:rFonts w:eastAsia="方正书宋简体"/>
          <w:szCs w:val="21"/>
        </w:rPr>
        <w:t>我们</w:t>
      </w:r>
      <w:ins w:id="56" w:author="hongwei liu" w:date="2017-05-16T14:35:00Z">
        <w:r w:rsidR="00A06A78">
          <w:rPr>
            <w:rFonts w:eastAsia="方正书宋简体" w:hint="eastAsia"/>
            <w:szCs w:val="21"/>
          </w:rPr>
          <w:t>提出了一种更加稳定的</w:t>
        </w:r>
      </w:ins>
      <w:ins w:id="57" w:author="hongwei liu" w:date="2017-05-16T14:36:00Z">
        <w:r w:rsidR="00A06A78" w:rsidRPr="00A06A78">
          <w:rPr>
            <w:rFonts w:eastAsia="方正书宋简体"/>
            <w:szCs w:val="21"/>
          </w:rPr>
          <w:t>plug&amp;play QKD</w:t>
        </w:r>
        <w:r w:rsidR="00A06A78">
          <w:rPr>
            <w:rFonts w:eastAsia="方正书宋简体" w:hint="eastAsia"/>
            <w:szCs w:val="21"/>
          </w:rPr>
          <w:t>系统，如图</w:t>
        </w:r>
      </w:ins>
      <w:r w:rsidR="00285309">
        <w:rPr>
          <w:rFonts w:eastAsia="方正书宋简体" w:hint="eastAsia"/>
          <w:szCs w:val="21"/>
        </w:rPr>
        <w:t>1</w:t>
      </w:r>
      <w:r w:rsidR="00285309">
        <w:rPr>
          <w:rFonts w:eastAsia="方正书宋简体"/>
          <w:szCs w:val="21"/>
        </w:rPr>
        <w:t>所示</w:t>
      </w:r>
      <w:ins w:id="58" w:author="hongwei liu" w:date="2017-05-16T14:36:00Z">
        <w:r w:rsidR="00A06A78">
          <w:rPr>
            <w:rFonts w:eastAsia="方正书宋简体" w:hint="eastAsia"/>
            <w:szCs w:val="21"/>
          </w:rPr>
          <w:t>，</w:t>
        </w:r>
      </w:ins>
      <w:ins w:id="59" w:author="hongwei liu" w:date="2017-05-16T14:37:00Z">
        <w:r w:rsidR="00A06A78">
          <w:rPr>
            <w:rFonts w:eastAsia="方正书宋简体"/>
            <w:szCs w:val="21"/>
          </w:rPr>
          <w:t>光脉冲</w:t>
        </w:r>
        <w:r w:rsidR="00A06A78">
          <w:rPr>
            <w:rFonts w:eastAsia="方正书宋简体" w:hint="eastAsia"/>
            <w:szCs w:val="21"/>
          </w:rPr>
          <w:t>由激光二极管</w:t>
        </w:r>
        <w:r w:rsidR="00A06A78">
          <w:rPr>
            <w:rFonts w:eastAsia="方正书宋简体" w:hint="eastAsia"/>
            <w:szCs w:val="21"/>
          </w:rPr>
          <w:t>(LD)</w:t>
        </w:r>
        <w:r w:rsidR="00A06A78">
          <w:rPr>
            <w:rFonts w:eastAsia="方正书宋简体" w:hint="eastAsia"/>
            <w:szCs w:val="21"/>
          </w:rPr>
          <w:t>发出</w:t>
        </w:r>
        <w:r w:rsidR="00A06A78">
          <w:rPr>
            <w:rFonts w:eastAsia="方正书宋简体"/>
            <w:szCs w:val="21"/>
          </w:rPr>
          <w:t>，经过环形器</w:t>
        </w:r>
        <w:r w:rsidR="00A06A78">
          <w:rPr>
            <w:rFonts w:eastAsia="方正书宋简体" w:hint="eastAsia"/>
            <w:szCs w:val="21"/>
          </w:rPr>
          <w:t>(Cir)</w:t>
        </w:r>
        <w:r w:rsidR="00A06A78">
          <w:rPr>
            <w:rFonts w:eastAsia="方正书宋简体" w:hint="eastAsia"/>
            <w:szCs w:val="21"/>
          </w:rPr>
          <w:t>到达</w:t>
        </w:r>
        <w:r w:rsidR="00A06A78">
          <w:rPr>
            <w:rFonts w:eastAsia="方正书宋简体"/>
            <w:szCs w:val="21"/>
          </w:rPr>
          <w:t>一个</w:t>
        </w:r>
        <w:r w:rsidR="00A06A78">
          <w:rPr>
            <w:rFonts w:eastAsia="方正书宋简体" w:hint="eastAsia"/>
            <w:szCs w:val="21"/>
          </w:rPr>
          <w:t>50/50</w:t>
        </w:r>
        <w:r w:rsidR="00A06A78">
          <w:rPr>
            <w:rFonts w:eastAsia="方正书宋简体" w:hint="eastAsia"/>
            <w:szCs w:val="21"/>
          </w:rPr>
          <w:t>分光镜</w:t>
        </w:r>
        <w:r w:rsidR="00A06A78">
          <w:rPr>
            <w:rFonts w:eastAsia="方正书宋简体"/>
            <w:szCs w:val="21"/>
          </w:rPr>
          <w:t>后被分成了上下两路相同的光脉冲。</w:t>
        </w:r>
      </w:ins>
      <w:r w:rsidR="00285309">
        <w:rPr>
          <w:rFonts w:eastAsia="方正书宋简体"/>
          <w:szCs w:val="21"/>
        </w:rPr>
        <w:t>上臂首先</w:t>
      </w:r>
      <w:ins w:id="60" w:author="hongwei liu" w:date="2017-05-16T14:37:00Z">
        <w:r w:rsidR="00285309">
          <w:rPr>
            <w:rFonts w:eastAsia="方正书宋简体"/>
            <w:szCs w:val="21"/>
          </w:rPr>
          <w:t>经过</w:t>
        </w:r>
        <w:r w:rsidR="00285309">
          <w:rPr>
            <w:rFonts w:eastAsia="方正书宋简体" w:hint="eastAsia"/>
            <w:szCs w:val="21"/>
          </w:rPr>
          <w:t>偏振</w:t>
        </w:r>
        <w:r w:rsidR="00285309">
          <w:rPr>
            <w:rFonts w:eastAsia="方正书宋简体"/>
            <w:szCs w:val="21"/>
          </w:rPr>
          <w:t>分束器</w:t>
        </w:r>
        <w:r w:rsidR="00285309">
          <w:rPr>
            <w:rFonts w:eastAsia="方正书宋简体" w:hint="eastAsia"/>
            <w:szCs w:val="21"/>
          </w:rPr>
          <w:t>(PBS)</w:t>
        </w:r>
      </w:ins>
      <w:r w:rsidR="00285309">
        <w:rPr>
          <w:rFonts w:eastAsia="方正书宋简体"/>
          <w:szCs w:val="21"/>
        </w:rPr>
        <w:t>，脉冲中的水平偏振部分可以通过，</w:t>
      </w:r>
      <w:ins w:id="61" w:author="hongwei liu" w:date="2017-05-16T14:37:00Z">
        <w:r w:rsidR="00285309">
          <w:rPr>
            <w:rFonts w:eastAsia="方正书宋简体" w:hint="eastAsia"/>
            <w:szCs w:val="21"/>
          </w:rPr>
          <w:t>从</w:t>
        </w:r>
        <w:r w:rsidR="00285309">
          <w:rPr>
            <w:rFonts w:eastAsia="方正书宋简体"/>
            <w:szCs w:val="21"/>
          </w:rPr>
          <w:t>公共口</w:t>
        </w:r>
        <w:r w:rsidR="00285309">
          <w:rPr>
            <w:rFonts w:eastAsia="方正书宋简体"/>
            <w:szCs w:val="21"/>
          </w:rPr>
          <w:t>port1</w:t>
        </w:r>
        <w:r w:rsidR="00285309">
          <w:rPr>
            <w:rFonts w:eastAsia="方正书宋简体" w:hint="eastAsia"/>
            <w:szCs w:val="21"/>
          </w:rPr>
          <w:t>离开</w:t>
        </w:r>
        <w:r w:rsidR="00285309">
          <w:rPr>
            <w:rFonts w:eastAsia="方正书宋简体"/>
            <w:szCs w:val="21"/>
          </w:rPr>
          <w:t>Bob</w:t>
        </w:r>
        <w:r w:rsidR="00285309">
          <w:rPr>
            <w:rFonts w:eastAsia="方正书宋简体"/>
            <w:szCs w:val="21"/>
          </w:rPr>
          <w:t>端。</w:t>
        </w:r>
      </w:ins>
      <w:r w:rsidR="00285309">
        <w:rPr>
          <w:rFonts w:eastAsia="方正书宋简体"/>
          <w:szCs w:val="21"/>
        </w:rPr>
        <w:t>到达</w:t>
      </w:r>
      <w:r w:rsidR="00285309">
        <w:rPr>
          <w:rFonts w:eastAsia="方正书宋简体"/>
          <w:szCs w:val="21"/>
        </w:rPr>
        <w:t>Alice</w:t>
      </w:r>
      <w:r w:rsidR="00285309">
        <w:rPr>
          <w:rFonts w:eastAsia="方正书宋简体"/>
          <w:szCs w:val="21"/>
        </w:rPr>
        <w:t>端后</w:t>
      </w:r>
      <w:ins w:id="62" w:author="hongwei liu" w:date="2017-05-16T14:37:00Z">
        <w:r w:rsidR="00285309">
          <w:rPr>
            <w:rFonts w:eastAsia="方正书宋简体"/>
            <w:szCs w:val="21"/>
          </w:rPr>
          <w:t>经过法拉第镜</w:t>
        </w:r>
        <w:r w:rsidR="00285309">
          <w:rPr>
            <w:rFonts w:eastAsia="方正书宋简体" w:hint="eastAsia"/>
            <w:szCs w:val="21"/>
          </w:rPr>
          <w:t>的</w:t>
        </w:r>
        <w:r w:rsidR="00285309">
          <w:rPr>
            <w:rFonts w:eastAsia="方正书宋简体"/>
            <w:szCs w:val="21"/>
          </w:rPr>
          <w:t>反射</w:t>
        </w:r>
        <w:r w:rsidR="004A3826">
          <w:rPr>
            <w:rFonts w:eastAsia="方正书宋简体"/>
            <w:szCs w:val="21"/>
          </w:rPr>
          <w:t>伴随着</w:t>
        </w:r>
      </w:ins>
      <w:r w:rsidR="004A3826">
        <w:rPr>
          <w:rFonts w:eastAsia="方正书宋简体" w:hint="eastAsia"/>
          <w:szCs w:val="21"/>
        </w:rPr>
        <w:t>光</w:t>
      </w:r>
      <w:ins w:id="63" w:author="hongwei liu" w:date="2017-05-16T14:37:00Z">
        <w:r w:rsidR="004A3826">
          <w:rPr>
            <w:rFonts w:eastAsia="方正书宋简体"/>
            <w:szCs w:val="21"/>
          </w:rPr>
          <w:t>偏振方向</w:t>
        </w:r>
        <w:r w:rsidR="004A3826">
          <w:rPr>
            <w:rFonts w:eastAsia="方正书宋简体" w:hint="eastAsia"/>
            <w:szCs w:val="21"/>
          </w:rPr>
          <w:t>旋转了</w:t>
        </w:r>
        <w:r w:rsidR="004A3826">
          <w:rPr>
            <w:rFonts w:eastAsia="方正书宋简体" w:hint="eastAsia"/>
            <w:szCs w:val="21"/>
          </w:rPr>
          <w:t>90</w:t>
        </w:r>
        <w:r w:rsidR="004A3826">
          <w:rPr>
            <w:rFonts w:eastAsia="方正书宋简体" w:hint="eastAsia"/>
            <w:szCs w:val="21"/>
          </w:rPr>
          <w:t>°</w:t>
        </w:r>
        <w:r w:rsidR="00285309">
          <w:rPr>
            <w:rFonts w:eastAsia="方正书宋简体"/>
            <w:szCs w:val="21"/>
          </w:rPr>
          <w:t>，再次回到</w:t>
        </w:r>
        <w:r w:rsidR="00285309">
          <w:rPr>
            <w:rFonts w:eastAsia="方正书宋简体"/>
            <w:szCs w:val="21"/>
          </w:rPr>
          <w:t>Bob</w:t>
        </w:r>
        <w:r w:rsidR="00285309">
          <w:rPr>
            <w:rFonts w:eastAsia="方正书宋简体"/>
            <w:szCs w:val="21"/>
          </w:rPr>
          <w:t>端</w:t>
        </w:r>
      </w:ins>
      <w:r w:rsidR="00285309">
        <w:rPr>
          <w:rFonts w:eastAsia="方正书宋简体" w:hint="eastAsia"/>
          <w:szCs w:val="21"/>
        </w:rPr>
        <w:t>。</w:t>
      </w:r>
      <w:r w:rsidR="00655243">
        <w:rPr>
          <w:rFonts w:eastAsia="方正书宋简体"/>
          <w:szCs w:val="21"/>
        </w:rPr>
        <w:t>值得注意的是，相位调制器是线性调制</w:t>
      </w:r>
      <w:r w:rsidR="002E1C72">
        <w:rPr>
          <w:rFonts w:eastAsia="方正书宋简体"/>
          <w:szCs w:val="21"/>
        </w:rPr>
        <w:t>光</w:t>
      </w:r>
      <w:r w:rsidR="002E1C72">
        <w:rPr>
          <w:rFonts w:eastAsia="方正书宋简体" w:hint="eastAsia"/>
          <w:szCs w:val="21"/>
        </w:rPr>
        <w:t>相位</w:t>
      </w:r>
      <w:r w:rsidR="002E1C72">
        <w:rPr>
          <w:rFonts w:eastAsia="方正书宋简体"/>
          <w:szCs w:val="21"/>
        </w:rPr>
        <w:t>，</w:t>
      </w:r>
      <w:r w:rsidR="002E1C72">
        <w:rPr>
          <w:rFonts w:eastAsia="方正书宋简体" w:hint="eastAsia"/>
          <w:szCs w:val="21"/>
        </w:rPr>
        <w:t>所以</w:t>
      </w:r>
      <w:r w:rsidR="002E1C72">
        <w:rPr>
          <w:rFonts w:eastAsia="方正书宋简体"/>
          <w:szCs w:val="21"/>
        </w:rPr>
        <w:t>偏振光旋转</w:t>
      </w:r>
      <w:ins w:id="64" w:author="hongwei liu" w:date="2017-05-16T14:37:00Z">
        <w:r w:rsidR="002E1C72">
          <w:rPr>
            <w:rFonts w:eastAsia="方正书宋简体" w:hint="eastAsia"/>
            <w:szCs w:val="21"/>
          </w:rPr>
          <w:t>90</w:t>
        </w:r>
        <w:r w:rsidR="002E1C72">
          <w:rPr>
            <w:rFonts w:eastAsia="方正书宋简体" w:hint="eastAsia"/>
            <w:szCs w:val="21"/>
          </w:rPr>
          <w:t>°</w:t>
        </w:r>
      </w:ins>
      <w:r w:rsidR="002E1C72">
        <w:rPr>
          <w:rFonts w:eastAsia="方正书宋简体"/>
          <w:szCs w:val="21"/>
        </w:rPr>
        <w:t>后再次通过相位调制器可以巧妙将全部偏振方向的光调制相位。</w:t>
      </w:r>
      <w:r w:rsidR="00655243">
        <w:rPr>
          <w:rFonts w:eastAsia="方正书宋简体"/>
          <w:szCs w:val="21"/>
        </w:rPr>
        <w:t>同时</w:t>
      </w:r>
      <w:r w:rsidR="004A3826">
        <w:rPr>
          <w:rFonts w:eastAsia="方正书宋简体"/>
          <w:szCs w:val="21"/>
        </w:rPr>
        <w:t>由于偏振的旋转，</w:t>
      </w:r>
      <w:r w:rsidR="004A3826">
        <w:rPr>
          <w:rFonts w:eastAsia="方正书宋简体" w:hint="eastAsia"/>
          <w:szCs w:val="21"/>
        </w:rPr>
        <w:t>光</w:t>
      </w:r>
      <w:r w:rsidR="004A3826">
        <w:rPr>
          <w:rFonts w:eastAsia="方正书宋简体"/>
          <w:szCs w:val="21"/>
        </w:rPr>
        <w:t>会反射到下臂中经过</w:t>
      </w:r>
      <w:r w:rsidR="004A3826">
        <w:rPr>
          <w:rFonts w:eastAsia="方正书宋简体" w:hint="eastAsia"/>
          <w:szCs w:val="21"/>
        </w:rPr>
        <w:t>下路</w:t>
      </w:r>
      <w:r w:rsidR="004A3826">
        <w:rPr>
          <w:rFonts w:eastAsia="方正书宋简体"/>
          <w:szCs w:val="21"/>
        </w:rPr>
        <w:t>的相位调制器和法拉第镜。</w:t>
      </w:r>
      <w:r w:rsidR="004A3826">
        <w:rPr>
          <w:rFonts w:eastAsia="方正书宋简体" w:hint="eastAsia"/>
          <w:szCs w:val="21"/>
        </w:rPr>
        <w:t>再次</w:t>
      </w:r>
      <w:r w:rsidR="004A3826">
        <w:rPr>
          <w:rFonts w:eastAsia="方正书宋简体"/>
          <w:szCs w:val="21"/>
        </w:rPr>
        <w:t>旋转后到</w:t>
      </w:r>
      <w:r w:rsidR="00064AB0">
        <w:rPr>
          <w:rFonts w:eastAsia="方正书宋简体" w:hint="eastAsia"/>
          <w:szCs w:val="21"/>
        </w:rPr>
        <w:t>透射</w:t>
      </w:r>
      <w:r w:rsidR="00064AB0">
        <w:rPr>
          <w:rFonts w:eastAsia="方正书宋简体"/>
          <w:szCs w:val="21"/>
        </w:rPr>
        <w:t>经</w:t>
      </w:r>
      <w:r w:rsidR="00064AB0">
        <w:rPr>
          <w:rFonts w:eastAsia="方正书宋简体" w:hint="eastAsia"/>
          <w:szCs w:val="21"/>
        </w:rPr>
        <w:t>过</w:t>
      </w:r>
      <w:r w:rsidR="00064AB0">
        <w:rPr>
          <w:rFonts w:eastAsia="方正书宋简体"/>
          <w:szCs w:val="21"/>
        </w:rPr>
        <w:t>下臂</w:t>
      </w:r>
      <w:r w:rsidR="00064AB0">
        <w:rPr>
          <w:rFonts w:eastAsia="方正书宋简体"/>
          <w:szCs w:val="21"/>
        </w:rPr>
        <w:t>PBS</w:t>
      </w:r>
      <w:r w:rsidR="004A3826">
        <w:rPr>
          <w:rFonts w:eastAsia="方正书宋简体"/>
          <w:szCs w:val="21"/>
        </w:rPr>
        <w:t>。</w:t>
      </w:r>
      <w:r w:rsidR="00064AB0">
        <w:rPr>
          <w:rFonts w:eastAsia="方正书宋简体" w:hint="eastAsia"/>
          <w:szCs w:val="21"/>
        </w:rPr>
        <w:t>同时</w:t>
      </w:r>
      <w:r w:rsidR="004A3826">
        <w:rPr>
          <w:rFonts w:eastAsia="方正书宋简体" w:hint="eastAsia"/>
          <w:szCs w:val="21"/>
        </w:rPr>
        <w:t>下臂</w:t>
      </w:r>
      <w:r w:rsidR="004A3826">
        <w:rPr>
          <w:rFonts w:eastAsia="方正书宋简体"/>
          <w:szCs w:val="21"/>
        </w:rPr>
        <w:t>光会经过相同的反射过程</w:t>
      </w:r>
      <w:r w:rsidR="00064AB0">
        <w:rPr>
          <w:rFonts w:eastAsia="方正书宋简体"/>
          <w:szCs w:val="21"/>
        </w:rPr>
        <w:t>，于是</w:t>
      </w:r>
      <w:r w:rsidR="004A3826">
        <w:rPr>
          <w:rFonts w:eastAsia="方正书宋简体" w:hint="eastAsia"/>
          <w:szCs w:val="21"/>
        </w:rPr>
        <w:t>两路</w:t>
      </w:r>
      <w:r w:rsidR="004A3826">
        <w:rPr>
          <w:rFonts w:eastAsia="方正书宋简体"/>
          <w:szCs w:val="21"/>
        </w:rPr>
        <w:t>光总共经过的路径相同</w:t>
      </w:r>
      <w:r w:rsidR="00064AB0">
        <w:rPr>
          <w:rFonts w:eastAsia="方正书宋简体"/>
          <w:szCs w:val="21"/>
        </w:rPr>
        <w:t>，</w:t>
      </w:r>
      <w:ins w:id="65" w:author="hongwei liu" w:date="2017-05-16T14:37:00Z">
        <w:r w:rsidR="00064AB0">
          <w:rPr>
            <w:rFonts w:eastAsia="方正书宋简体"/>
            <w:szCs w:val="21"/>
          </w:rPr>
          <w:t>最后到达耦合器</w:t>
        </w:r>
        <w:r w:rsidR="00064AB0">
          <w:rPr>
            <w:rFonts w:eastAsia="方正书宋简体"/>
            <w:szCs w:val="21"/>
          </w:rPr>
          <w:t>C</w:t>
        </w:r>
        <w:r w:rsidR="00064AB0">
          <w:rPr>
            <w:rFonts w:eastAsia="方正书宋简体"/>
            <w:szCs w:val="21"/>
          </w:rPr>
          <w:t>，并发生干涉。根据</w:t>
        </w:r>
        <w:r w:rsidR="00064AB0">
          <w:rPr>
            <w:rFonts w:eastAsia="方正书宋简体" w:hint="eastAsia"/>
            <w:szCs w:val="21"/>
          </w:rPr>
          <w:t>在</w:t>
        </w:r>
        <w:r w:rsidR="00064AB0">
          <w:rPr>
            <w:rFonts w:eastAsia="方正书宋简体"/>
            <w:szCs w:val="21"/>
          </w:rPr>
          <w:t>两端调制的不同相位差在两个探测器中</w:t>
        </w:r>
        <w:r w:rsidR="00064AB0">
          <w:rPr>
            <w:rFonts w:eastAsia="方正书宋简体" w:hint="eastAsia"/>
            <w:szCs w:val="21"/>
          </w:rPr>
          <w:t>显示出</w:t>
        </w:r>
        <w:r w:rsidR="00064AB0">
          <w:rPr>
            <w:rFonts w:eastAsia="方正书宋简体"/>
            <w:szCs w:val="21"/>
          </w:rPr>
          <w:t>结果。</w:t>
        </w:r>
      </w:ins>
      <w:del w:id="66" w:author="hongwei liu" w:date="2017-05-16T14:36:00Z">
        <w:r w:rsidR="00064AB0" w:rsidDel="00A06A78">
          <w:rPr>
            <w:rFonts w:eastAsia="方正书宋简体"/>
            <w:szCs w:val="21"/>
          </w:rPr>
          <w:delText>来</w:delText>
        </w:r>
        <w:r w:rsidR="00064AB0" w:rsidDel="00A06A78">
          <w:rPr>
            <w:rFonts w:eastAsia="方正书宋简体" w:hint="eastAsia"/>
            <w:szCs w:val="21"/>
          </w:rPr>
          <w:delText>介绍</w:delText>
        </w:r>
        <w:r w:rsidR="00064AB0" w:rsidDel="00A06A78">
          <w:rPr>
            <w:rFonts w:eastAsia="方正书宋简体"/>
            <w:szCs w:val="21"/>
          </w:rPr>
          <w:delText>我们的光路</w:delText>
        </w:r>
        <w:r w:rsidR="00064AB0" w:rsidDel="00A06A78">
          <w:rPr>
            <w:rFonts w:eastAsia="方正书宋简体" w:hint="eastAsia"/>
            <w:szCs w:val="21"/>
          </w:rPr>
          <w:delText>并用</w:delText>
        </w:r>
        <w:r w:rsidR="00064AB0" w:rsidDel="00A06A78">
          <w:rPr>
            <w:rFonts w:eastAsia="方正书宋简体"/>
            <w:szCs w:val="21"/>
          </w:rPr>
          <w:delText>琼斯矩阵进行理论上结果的推导。</w:delText>
        </w:r>
      </w:del>
    </w:p>
    <w:p w14:paraId="21A8045A" w14:textId="04DD58C4" w:rsidR="00C455CC" w:rsidRDefault="00FD23F9" w:rsidP="00C455CC">
      <w:pPr>
        <w:spacing w:beforeLines="50" w:before="120" w:afterLines="50" w:after="120" w:line="480" w:lineRule="auto"/>
        <w:jc w:val="center"/>
      </w:pPr>
      <w:r>
        <w:rPr>
          <w:noProof/>
        </w:rPr>
        <w:drawing>
          <wp:inline distT="0" distB="0" distL="0" distR="0" wp14:anchorId="3AA314DF" wp14:editId="424C010D">
            <wp:extent cx="4320000" cy="1778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kd光路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1778400"/>
                    </a:xfrm>
                    <a:prstGeom prst="rect">
                      <a:avLst/>
                    </a:prstGeom>
                  </pic:spPr>
                </pic:pic>
              </a:graphicData>
            </a:graphic>
          </wp:inline>
        </w:drawing>
      </w:r>
    </w:p>
    <w:p w14:paraId="01AB3F4C" w14:textId="51206492" w:rsidR="00C455CC" w:rsidRDefault="00C455CC" w:rsidP="00092630">
      <w:pPr>
        <w:widowControl/>
        <w:adjustRightInd w:val="0"/>
        <w:snapToGrid w:val="0"/>
        <w:ind w:left="420" w:firstLine="420"/>
        <w:jc w:val="left"/>
      </w:pPr>
      <w:r>
        <w:t>Fig.</w:t>
      </w:r>
      <w:r w:rsidR="00285309">
        <w:rPr>
          <w:rFonts w:hint="eastAsia"/>
        </w:rPr>
        <w:t>1</w:t>
      </w:r>
      <w:r w:rsidR="00FD23F9">
        <w:t>Plug&amp;Play</w:t>
      </w:r>
      <w:r w:rsidR="00FD23F9">
        <w:rPr>
          <w:rFonts w:hint="eastAsia"/>
        </w:rPr>
        <w:t>干涉</w:t>
      </w:r>
      <w:r w:rsidR="00FD23F9">
        <w:t>装置图。</w:t>
      </w:r>
      <w:r w:rsidR="00FD23F9">
        <w:t>LD</w:t>
      </w:r>
      <w:r w:rsidR="00FD23F9">
        <w:t>：</w:t>
      </w:r>
      <w:r w:rsidR="00FD23F9">
        <w:rPr>
          <w:rFonts w:hint="eastAsia"/>
        </w:rPr>
        <w:t>激光二极管</w:t>
      </w:r>
      <w:r w:rsidR="00FD23F9">
        <w:t>；</w:t>
      </w:r>
      <w:r w:rsidR="00FD23F9">
        <w:rPr>
          <w:rFonts w:hint="eastAsia"/>
        </w:rPr>
        <w:t>Cir</w:t>
      </w:r>
      <w:r w:rsidR="00FD23F9">
        <w:t>：</w:t>
      </w:r>
      <w:r w:rsidR="00FD23F9">
        <w:rPr>
          <w:rFonts w:hint="eastAsia"/>
        </w:rPr>
        <w:t>环行器</w:t>
      </w:r>
      <w:r w:rsidR="00FD23F9">
        <w:t>；</w:t>
      </w:r>
      <w:r w:rsidR="00FD23F9">
        <w:t>C</w:t>
      </w:r>
      <w:r w:rsidR="00FD23F9">
        <w:t>：</w:t>
      </w:r>
      <w:r w:rsidR="00FD23F9">
        <w:t>50/50</w:t>
      </w:r>
      <w:r w:rsidR="00FD23F9">
        <w:t>耦合器；</w:t>
      </w:r>
      <w:r w:rsidR="00FD23F9">
        <w:t>PBS1</w:t>
      </w:r>
      <w:r w:rsidR="00FD23F9">
        <w:t>，</w:t>
      </w:r>
      <w:r w:rsidR="00FD23F9">
        <w:rPr>
          <w:rFonts w:hint="eastAsia"/>
        </w:rPr>
        <w:t>PBS</w:t>
      </w:r>
      <w:r w:rsidR="00FD23F9">
        <w:t>2</w:t>
      </w:r>
      <w:r w:rsidR="00FD23F9">
        <w:t>：</w:t>
      </w:r>
      <w:r w:rsidR="00FD23F9">
        <w:rPr>
          <w:rFonts w:hint="eastAsia"/>
        </w:rPr>
        <w:t>偏振光束</w:t>
      </w:r>
      <w:r w:rsidR="00FD23F9">
        <w:t>分离器；</w:t>
      </w:r>
      <w:r w:rsidR="00FD23F9">
        <w:t>FM</w:t>
      </w:r>
      <w:r w:rsidR="00FD23F9" w:rsidRPr="00FD23F9">
        <w:rPr>
          <w:vertAlign w:val="subscript"/>
        </w:rPr>
        <w:t>A</w:t>
      </w:r>
      <w:r w:rsidR="00FD23F9" w:rsidRPr="00FD23F9">
        <w:t>,</w:t>
      </w:r>
      <w:r w:rsidR="00FD23F9">
        <w:t>FM</w:t>
      </w:r>
      <w:r w:rsidR="00FD23F9" w:rsidRPr="00FD23F9">
        <w:rPr>
          <w:vertAlign w:val="subscript"/>
        </w:rPr>
        <w:t>B</w:t>
      </w:r>
      <w:r w:rsidR="00FD23F9" w:rsidRPr="00FD23F9">
        <w:rPr>
          <w:rFonts w:hint="eastAsia"/>
        </w:rPr>
        <w:t>法拉第</w:t>
      </w:r>
      <w:r w:rsidR="00FD23F9">
        <w:t>镜；</w:t>
      </w:r>
      <w:r w:rsidR="00FD23F9">
        <w:rPr>
          <w:rFonts w:hint="eastAsia"/>
        </w:rPr>
        <w:t>P</w:t>
      </w:r>
      <w:r w:rsidR="00FD23F9">
        <w:t>M</w:t>
      </w:r>
      <w:r w:rsidR="00FD23F9" w:rsidRPr="00FD23F9">
        <w:rPr>
          <w:vertAlign w:val="subscript"/>
        </w:rPr>
        <w:t>A</w:t>
      </w:r>
      <w:r w:rsidR="00FD23F9" w:rsidRPr="00FD23F9">
        <w:t>,</w:t>
      </w:r>
      <w:r w:rsidR="00FD23F9">
        <w:rPr>
          <w:rFonts w:hint="eastAsia"/>
        </w:rPr>
        <w:t>P</w:t>
      </w:r>
      <w:r w:rsidR="00FD23F9">
        <w:t>M</w:t>
      </w:r>
      <w:r w:rsidR="00FD23F9" w:rsidRPr="00FD23F9">
        <w:rPr>
          <w:vertAlign w:val="subscript"/>
        </w:rPr>
        <w:t>B</w:t>
      </w:r>
      <w:r w:rsidR="00092630">
        <w:t>：</w:t>
      </w:r>
      <w:r w:rsidR="00092630">
        <w:rPr>
          <w:rFonts w:hint="eastAsia"/>
        </w:rPr>
        <w:t>相位调制器</w:t>
      </w:r>
      <w:r w:rsidR="00092630">
        <w:t>；</w:t>
      </w:r>
      <w:r w:rsidR="00092630">
        <w:t>D1</w:t>
      </w:r>
      <w:r w:rsidR="00092630">
        <w:t>，</w:t>
      </w:r>
      <w:r w:rsidR="00092630">
        <w:rPr>
          <w:rFonts w:hint="eastAsia"/>
        </w:rPr>
        <w:t>D</w:t>
      </w:r>
      <w:r w:rsidR="00092630">
        <w:t>2</w:t>
      </w:r>
      <w:r w:rsidR="00092630">
        <w:t>：</w:t>
      </w:r>
      <w:r w:rsidR="00092630">
        <w:rPr>
          <w:rFonts w:hint="eastAsia"/>
        </w:rPr>
        <w:t>单光子探测器</w:t>
      </w:r>
      <w:r w:rsidR="00092630">
        <w:t>：</w:t>
      </w:r>
      <w:r w:rsidR="00092630">
        <w:rPr>
          <w:rFonts w:hint="eastAsia"/>
        </w:rPr>
        <w:t>QC</w:t>
      </w:r>
      <w:r w:rsidR="00092630">
        <w:t>：</w:t>
      </w:r>
      <w:r w:rsidR="00092630">
        <w:rPr>
          <w:rFonts w:hint="eastAsia"/>
        </w:rPr>
        <w:t>量子信道</w:t>
      </w:r>
    </w:p>
    <w:p w14:paraId="406A4E3C" w14:textId="77777777" w:rsidR="004A4084" w:rsidRPr="00092630" w:rsidRDefault="004A4084" w:rsidP="00092630">
      <w:pPr>
        <w:widowControl/>
        <w:adjustRightInd w:val="0"/>
        <w:snapToGrid w:val="0"/>
        <w:ind w:left="420" w:firstLine="420"/>
        <w:jc w:val="left"/>
      </w:pPr>
    </w:p>
    <w:p w14:paraId="41B8ADAC" w14:textId="46453908" w:rsidR="0074783D" w:rsidDel="00A06A78" w:rsidRDefault="0074783D" w:rsidP="0074783D">
      <w:pPr>
        <w:widowControl/>
        <w:adjustRightInd w:val="0"/>
        <w:snapToGrid w:val="0"/>
        <w:jc w:val="left"/>
        <w:rPr>
          <w:del w:id="67" w:author="hongwei liu" w:date="2017-05-16T14:37:00Z"/>
          <w:rFonts w:eastAsia="方正书宋简体"/>
          <w:szCs w:val="21"/>
        </w:rPr>
      </w:pPr>
      <w:del w:id="68" w:author="hongwei liu" w:date="2017-05-16T14:36:00Z">
        <w:r w:rsidDel="00A06A78">
          <w:rPr>
            <w:rFonts w:eastAsia="方正书宋简体"/>
            <w:szCs w:val="21"/>
          </w:rPr>
          <w:tab/>
        </w:r>
        <w:r w:rsidR="00C455CC" w:rsidDel="00A06A78">
          <w:rPr>
            <w:rFonts w:eastAsia="方正书宋简体" w:hint="eastAsia"/>
            <w:szCs w:val="21"/>
          </w:rPr>
          <w:delText>如图所示</w:delText>
        </w:r>
        <w:r w:rsidDel="00A06A78">
          <w:rPr>
            <w:rFonts w:eastAsia="方正书宋简体" w:hint="eastAsia"/>
            <w:szCs w:val="21"/>
          </w:rPr>
          <w:delText>，</w:delText>
        </w:r>
      </w:del>
      <w:del w:id="69" w:author="hongwei liu" w:date="2017-05-16T14:37:00Z">
        <w:r w:rsidDel="00A06A78">
          <w:rPr>
            <w:rFonts w:eastAsia="方正书宋简体"/>
            <w:szCs w:val="21"/>
          </w:rPr>
          <w:delText>光脉冲</w:delText>
        </w:r>
        <w:r w:rsidDel="00A06A78">
          <w:rPr>
            <w:rFonts w:eastAsia="方正书宋简体" w:hint="eastAsia"/>
            <w:szCs w:val="21"/>
          </w:rPr>
          <w:delText>由激光二极管</w:delText>
        </w:r>
        <w:r w:rsidDel="00A06A78">
          <w:rPr>
            <w:rFonts w:eastAsia="方正书宋简体" w:hint="eastAsia"/>
            <w:szCs w:val="21"/>
          </w:rPr>
          <w:delText>(LD)</w:delText>
        </w:r>
        <w:r w:rsidDel="00A06A78">
          <w:rPr>
            <w:rFonts w:eastAsia="方正书宋简体" w:hint="eastAsia"/>
            <w:szCs w:val="21"/>
          </w:rPr>
          <w:delText>发出</w:delText>
        </w:r>
        <w:r w:rsidDel="00A06A78">
          <w:rPr>
            <w:rFonts w:eastAsia="方正书宋简体"/>
            <w:szCs w:val="21"/>
          </w:rPr>
          <w:delText>，经过环形器</w:delText>
        </w:r>
        <w:r w:rsidDel="00A06A78">
          <w:rPr>
            <w:rFonts w:eastAsia="方正书宋简体" w:hint="eastAsia"/>
            <w:szCs w:val="21"/>
          </w:rPr>
          <w:delText>(Cir)</w:delText>
        </w:r>
        <w:r w:rsidDel="00A06A78">
          <w:rPr>
            <w:rFonts w:eastAsia="方正书宋简体" w:hint="eastAsia"/>
            <w:szCs w:val="21"/>
          </w:rPr>
          <w:delText>到达</w:delText>
        </w:r>
        <w:r w:rsidDel="00A06A78">
          <w:rPr>
            <w:rFonts w:eastAsia="方正书宋简体"/>
            <w:szCs w:val="21"/>
          </w:rPr>
          <w:delText>一个</w:delText>
        </w:r>
        <w:r w:rsidDel="00A06A78">
          <w:rPr>
            <w:rFonts w:eastAsia="方正书宋简体" w:hint="eastAsia"/>
            <w:szCs w:val="21"/>
          </w:rPr>
          <w:delText>50/50</w:delText>
        </w:r>
        <w:r w:rsidDel="00A06A78">
          <w:rPr>
            <w:rFonts w:eastAsia="方正书宋简体" w:hint="eastAsia"/>
            <w:szCs w:val="21"/>
          </w:rPr>
          <w:delText>分光镜</w:delText>
        </w:r>
        <w:r w:rsidDel="00A06A78">
          <w:rPr>
            <w:rFonts w:eastAsia="方正书宋简体"/>
            <w:szCs w:val="21"/>
          </w:rPr>
          <w:delText>后被分成了上下两路相同的光脉冲。</w:delText>
        </w:r>
        <w:r w:rsidDel="00A06A78">
          <w:rPr>
            <w:rFonts w:eastAsia="方正书宋简体" w:hint="eastAsia"/>
            <w:szCs w:val="21"/>
          </w:rPr>
          <w:delText>由于下路</w:delText>
        </w:r>
        <w:r w:rsidDel="00A06A78">
          <w:rPr>
            <w:rFonts w:eastAsia="方正书宋简体"/>
            <w:szCs w:val="21"/>
          </w:rPr>
          <w:delText>的</w:delText>
        </w:r>
        <w:r w:rsidDel="00A06A78">
          <w:rPr>
            <w:rFonts w:eastAsia="方正书宋简体" w:hint="eastAsia"/>
            <w:szCs w:val="21"/>
          </w:rPr>
          <w:delText>延时器</w:delText>
        </w:r>
        <w:r w:rsidDel="00A06A78">
          <w:rPr>
            <w:rFonts w:eastAsia="方正书宋简体" w:hint="eastAsia"/>
            <w:szCs w:val="21"/>
          </w:rPr>
          <w:delText>(DL)</w:delText>
        </w:r>
        <w:r w:rsidDel="00A06A78">
          <w:rPr>
            <w:rFonts w:eastAsia="方正书宋简体" w:hint="eastAsia"/>
            <w:szCs w:val="21"/>
          </w:rPr>
          <w:delText>作用</w:delText>
        </w:r>
        <w:r w:rsidDel="00A06A78">
          <w:rPr>
            <w:rFonts w:eastAsia="方正书宋简体"/>
            <w:szCs w:val="21"/>
          </w:rPr>
          <w:delText>，两列脉冲分别到达。经过</w:delText>
        </w:r>
        <w:r w:rsidDel="00A06A78">
          <w:rPr>
            <w:rFonts w:eastAsia="方正书宋简体" w:hint="eastAsia"/>
            <w:szCs w:val="21"/>
          </w:rPr>
          <w:delText>偏振</w:delText>
        </w:r>
        <w:r w:rsidDel="00A06A78">
          <w:rPr>
            <w:rFonts w:eastAsia="方正书宋简体"/>
            <w:szCs w:val="21"/>
          </w:rPr>
          <w:delText>分束器</w:delText>
        </w:r>
        <w:r w:rsidDel="00A06A78">
          <w:rPr>
            <w:rFonts w:eastAsia="方正书宋简体" w:hint="eastAsia"/>
            <w:szCs w:val="21"/>
          </w:rPr>
          <w:delText>(PBS)</w:delText>
        </w:r>
        <w:r w:rsidDel="00A06A78">
          <w:rPr>
            <w:rFonts w:eastAsia="方正书宋简体" w:hint="eastAsia"/>
            <w:szCs w:val="21"/>
          </w:rPr>
          <w:delText>后从</w:delText>
        </w:r>
        <w:r w:rsidDel="00A06A78">
          <w:rPr>
            <w:rFonts w:eastAsia="方正书宋简体"/>
            <w:szCs w:val="21"/>
          </w:rPr>
          <w:delText>公共口</w:delText>
        </w:r>
        <w:r w:rsidDel="00A06A78">
          <w:rPr>
            <w:rFonts w:eastAsia="方正书宋简体"/>
            <w:szCs w:val="21"/>
          </w:rPr>
          <w:delText>port1</w:delText>
        </w:r>
        <w:r w:rsidDel="00A06A78">
          <w:rPr>
            <w:rFonts w:eastAsia="方正书宋简体" w:hint="eastAsia"/>
            <w:szCs w:val="21"/>
          </w:rPr>
          <w:delText>离开</w:delText>
        </w:r>
        <w:r w:rsidDel="00A06A78">
          <w:rPr>
            <w:rFonts w:eastAsia="方正书宋简体"/>
            <w:szCs w:val="21"/>
          </w:rPr>
          <w:delText>Bob</w:delText>
        </w:r>
        <w:r w:rsidDel="00A06A78">
          <w:rPr>
            <w:rFonts w:eastAsia="方正书宋简体"/>
            <w:szCs w:val="21"/>
          </w:rPr>
          <w:delText>端。上臂</w:delText>
        </w:r>
        <w:r w:rsidDel="00A06A78">
          <w:rPr>
            <w:rFonts w:eastAsia="方正书宋简体" w:hint="eastAsia"/>
            <w:szCs w:val="21"/>
          </w:rPr>
          <w:delText>中</w:delText>
        </w:r>
        <w:r w:rsidDel="00A06A78">
          <w:rPr>
            <w:rFonts w:eastAsia="方正书宋简体"/>
            <w:szCs w:val="21"/>
          </w:rPr>
          <w:delText>水平偏振的脉冲可以通过，</w:delText>
        </w:r>
        <w:r w:rsidDel="00A06A78">
          <w:rPr>
            <w:rFonts w:eastAsia="方正书宋简体" w:hint="eastAsia"/>
            <w:szCs w:val="21"/>
          </w:rPr>
          <w:delText>相应</w:delText>
        </w:r>
        <w:r w:rsidDel="00A06A78">
          <w:rPr>
            <w:rFonts w:eastAsia="方正书宋简体"/>
            <w:szCs w:val="21"/>
          </w:rPr>
          <w:delText>的，垂直</w:delText>
        </w:r>
        <w:r w:rsidDel="00A06A78">
          <w:rPr>
            <w:rFonts w:eastAsia="方正书宋简体" w:hint="eastAsia"/>
            <w:szCs w:val="21"/>
          </w:rPr>
          <w:delText>偏振光脉冲</w:delText>
        </w:r>
        <w:r w:rsidDel="00A06A78">
          <w:rPr>
            <w:rFonts w:eastAsia="方正书宋简体"/>
            <w:szCs w:val="21"/>
          </w:rPr>
          <w:delText>经下臂通过。</w:delText>
        </w:r>
        <w:r w:rsidDel="00A06A78">
          <w:rPr>
            <w:rFonts w:eastAsia="方正书宋简体" w:hint="eastAsia"/>
            <w:szCs w:val="21"/>
          </w:rPr>
          <w:delText>到达</w:delText>
        </w:r>
        <w:r w:rsidDel="00A06A78">
          <w:rPr>
            <w:rFonts w:eastAsia="方正书宋简体"/>
            <w:szCs w:val="21"/>
          </w:rPr>
          <w:delText>Alice</w:delText>
        </w:r>
        <w:r w:rsidDel="00A06A78">
          <w:rPr>
            <w:rFonts w:eastAsia="方正书宋简体"/>
            <w:szCs w:val="21"/>
          </w:rPr>
          <w:delText>端后经过法拉第镜</w:delText>
        </w:r>
        <w:r w:rsidDel="00A06A78">
          <w:rPr>
            <w:rFonts w:eastAsia="方正书宋简体" w:hint="eastAsia"/>
            <w:szCs w:val="21"/>
          </w:rPr>
          <w:delText>的</w:delText>
        </w:r>
        <w:r w:rsidDel="00A06A78">
          <w:rPr>
            <w:rFonts w:eastAsia="方正书宋简体"/>
            <w:szCs w:val="21"/>
          </w:rPr>
          <w:delText>反射，再次回到</w:delText>
        </w:r>
        <w:r w:rsidDel="00A06A78">
          <w:rPr>
            <w:rFonts w:eastAsia="方正书宋简体"/>
            <w:szCs w:val="21"/>
          </w:rPr>
          <w:delText>Bob</w:delText>
        </w:r>
        <w:r w:rsidDel="00A06A78">
          <w:rPr>
            <w:rFonts w:eastAsia="方正书宋简体"/>
            <w:szCs w:val="21"/>
          </w:rPr>
          <w:delText>端</w:delText>
        </w:r>
        <w:r w:rsidDel="00A06A78">
          <w:rPr>
            <w:rFonts w:eastAsia="方正书宋简体" w:hint="eastAsia"/>
            <w:szCs w:val="21"/>
          </w:rPr>
          <w:delText>，</w:delText>
        </w:r>
        <w:r w:rsidDel="00A06A78">
          <w:rPr>
            <w:rFonts w:eastAsia="方正书宋简体"/>
            <w:szCs w:val="21"/>
          </w:rPr>
          <w:delText>同时伴随着他们偏振方向</w:delText>
        </w:r>
        <w:r w:rsidDel="00A06A78">
          <w:rPr>
            <w:rFonts w:eastAsia="方正书宋简体" w:hint="eastAsia"/>
            <w:szCs w:val="21"/>
          </w:rPr>
          <w:delText>旋转了</w:delText>
        </w:r>
        <w:r w:rsidDel="00A06A78">
          <w:rPr>
            <w:rFonts w:eastAsia="方正书宋简体" w:hint="eastAsia"/>
            <w:szCs w:val="21"/>
          </w:rPr>
          <w:delText>90</w:delText>
        </w:r>
        <w:r w:rsidDel="00A06A78">
          <w:rPr>
            <w:rFonts w:eastAsia="方正书宋简体" w:hint="eastAsia"/>
            <w:szCs w:val="21"/>
          </w:rPr>
          <w:delText>°</w:delText>
        </w:r>
        <w:r w:rsidDel="00A06A78">
          <w:rPr>
            <w:rFonts w:eastAsia="方正书宋简体"/>
            <w:szCs w:val="21"/>
          </w:rPr>
          <w:delText>。</w:delText>
        </w:r>
        <w:r w:rsidDel="00A06A78">
          <w:rPr>
            <w:rFonts w:eastAsia="方正书宋简体" w:hint="eastAsia"/>
            <w:szCs w:val="21"/>
          </w:rPr>
          <w:delText>于是</w:delText>
        </w:r>
        <w:r w:rsidDel="00A06A78">
          <w:rPr>
            <w:rFonts w:eastAsia="方正书宋简体"/>
            <w:szCs w:val="21"/>
          </w:rPr>
          <w:delText>两束脉冲</w:delText>
        </w:r>
        <w:r w:rsidDel="00A06A78">
          <w:rPr>
            <w:rFonts w:eastAsia="方正书宋简体" w:hint="eastAsia"/>
            <w:szCs w:val="21"/>
          </w:rPr>
          <w:delText>被</w:delText>
        </w:r>
        <w:r w:rsidDel="00A06A78">
          <w:rPr>
            <w:rFonts w:eastAsia="方正书宋简体"/>
            <w:szCs w:val="21"/>
          </w:rPr>
          <w:delText>PBS</w:delText>
        </w:r>
        <w:r w:rsidDel="00A06A78">
          <w:rPr>
            <w:rFonts w:eastAsia="方正书宋简体"/>
            <w:szCs w:val="21"/>
          </w:rPr>
          <w:delText>分别被反射进入相反的干涉臂中。于是</w:delText>
        </w:r>
        <w:r w:rsidDel="00A06A78">
          <w:rPr>
            <w:rFonts w:eastAsia="方正书宋简体" w:hint="eastAsia"/>
            <w:szCs w:val="21"/>
          </w:rPr>
          <w:delText>他们总共经过</w:delText>
        </w:r>
        <w:r w:rsidDel="00A06A78">
          <w:rPr>
            <w:rFonts w:eastAsia="方正书宋简体"/>
            <w:szCs w:val="21"/>
          </w:rPr>
          <w:delText>的路径相同，最后到达耦合器</w:delText>
        </w:r>
        <w:r w:rsidDel="00A06A78">
          <w:rPr>
            <w:rFonts w:eastAsia="方正书宋简体"/>
            <w:szCs w:val="21"/>
          </w:rPr>
          <w:delText>C</w:delText>
        </w:r>
        <w:r w:rsidDel="00A06A78">
          <w:rPr>
            <w:rFonts w:eastAsia="方正书宋简体"/>
            <w:szCs w:val="21"/>
          </w:rPr>
          <w:delText>，并发生干涉。根据</w:delText>
        </w:r>
        <w:r w:rsidDel="00A06A78">
          <w:rPr>
            <w:rFonts w:eastAsia="方正书宋简体" w:hint="eastAsia"/>
            <w:szCs w:val="21"/>
          </w:rPr>
          <w:delText>在</w:delText>
        </w:r>
        <w:r w:rsidDel="00A06A78">
          <w:rPr>
            <w:rFonts w:eastAsia="方正书宋简体"/>
            <w:szCs w:val="21"/>
          </w:rPr>
          <w:delText>两端调制的不同相位差在两个探测器中</w:delText>
        </w:r>
        <w:r w:rsidDel="00A06A78">
          <w:rPr>
            <w:rFonts w:eastAsia="方正书宋简体" w:hint="eastAsia"/>
            <w:szCs w:val="21"/>
          </w:rPr>
          <w:delText>显示出</w:delText>
        </w:r>
        <w:r w:rsidDel="00A06A78">
          <w:rPr>
            <w:rFonts w:eastAsia="方正书宋简体"/>
            <w:szCs w:val="21"/>
          </w:rPr>
          <w:delText>结果。</w:delText>
        </w:r>
      </w:del>
    </w:p>
    <w:p w14:paraId="64EB6DB5" w14:textId="28F16E47" w:rsidR="0074783D" w:rsidRDefault="0074783D" w:rsidP="0074783D">
      <w:pPr>
        <w:widowControl/>
        <w:adjustRightInd w:val="0"/>
        <w:snapToGrid w:val="0"/>
        <w:jc w:val="left"/>
        <w:rPr>
          <w:rFonts w:eastAsia="方正书宋简体"/>
          <w:szCs w:val="21"/>
        </w:rPr>
      </w:pPr>
      <w:r>
        <w:rPr>
          <w:rFonts w:eastAsia="方正书宋简体"/>
          <w:szCs w:val="21"/>
        </w:rPr>
        <w:tab/>
      </w:r>
      <w:r w:rsidR="00092630">
        <w:rPr>
          <w:rFonts w:eastAsia="方正书宋简体"/>
          <w:szCs w:val="21"/>
        </w:rPr>
        <w:t>下面我们</w:t>
      </w:r>
      <w:r w:rsidR="00092630">
        <w:rPr>
          <w:rFonts w:eastAsia="方正书宋简体" w:hint="eastAsia"/>
          <w:szCs w:val="21"/>
        </w:rPr>
        <w:t>给出</w:t>
      </w:r>
      <w:r w:rsidR="00092630">
        <w:rPr>
          <w:rFonts w:eastAsia="方正书宋简体"/>
          <w:szCs w:val="21"/>
        </w:rPr>
        <w:t>光路的稳定性分析。</w:t>
      </w:r>
    </w:p>
    <w:p w14:paraId="49482445" w14:textId="2C1626C1" w:rsidR="004A4084" w:rsidRDefault="004A4084" w:rsidP="0074783D">
      <w:pPr>
        <w:widowControl/>
        <w:adjustRightInd w:val="0"/>
        <w:snapToGrid w:val="0"/>
        <w:jc w:val="left"/>
        <w:rPr>
          <w:rFonts w:eastAsia="方正书宋简体"/>
          <w:szCs w:val="21"/>
        </w:rPr>
      </w:pPr>
      <w:r>
        <w:rPr>
          <w:rFonts w:eastAsia="方正书宋简体" w:hint="eastAsia"/>
          <w:szCs w:val="21"/>
        </w:rPr>
        <w:tab/>
      </w:r>
      <w:r>
        <w:rPr>
          <w:rFonts w:eastAsia="方正书宋简体"/>
          <w:szCs w:val="21"/>
        </w:rPr>
        <w:t>法拉第</w:t>
      </w:r>
      <w:r>
        <w:rPr>
          <w:rFonts w:eastAsia="方正书宋简体" w:hint="eastAsia"/>
          <w:szCs w:val="21"/>
        </w:rPr>
        <w:t>旋转镜</w:t>
      </w:r>
      <w:r>
        <w:rPr>
          <w:rFonts w:eastAsia="方正书宋简体"/>
          <w:szCs w:val="21"/>
        </w:rPr>
        <w:t>是</w:t>
      </w:r>
      <w:r>
        <w:rPr>
          <w:rFonts w:eastAsia="方正书宋简体" w:hint="eastAsia"/>
          <w:szCs w:val="21"/>
        </w:rPr>
        <w:t>光路</w:t>
      </w:r>
      <w:r>
        <w:rPr>
          <w:rFonts w:eastAsia="方正书宋简体"/>
          <w:szCs w:val="21"/>
        </w:rPr>
        <w:t>最</w:t>
      </w:r>
      <w:r>
        <w:rPr>
          <w:rFonts w:eastAsia="方正书宋简体" w:hint="eastAsia"/>
          <w:szCs w:val="21"/>
        </w:rPr>
        <w:t>核心的</w:t>
      </w:r>
      <w:r>
        <w:rPr>
          <w:rFonts w:eastAsia="方正书宋简体"/>
          <w:szCs w:val="21"/>
        </w:rPr>
        <w:t>器件，</w:t>
      </w:r>
      <w:r>
        <w:rPr>
          <w:rFonts w:eastAsia="方正书宋简体" w:hint="eastAsia"/>
          <w:szCs w:val="21"/>
        </w:rPr>
        <w:t>它使得</w:t>
      </w:r>
      <w:r>
        <w:rPr>
          <w:rFonts w:eastAsia="方正书宋简体"/>
          <w:szCs w:val="21"/>
        </w:rPr>
        <w:t>光脉冲在每个</w:t>
      </w:r>
      <w:r>
        <w:rPr>
          <w:rFonts w:eastAsia="方正书宋简体" w:hint="eastAsia"/>
          <w:szCs w:val="21"/>
        </w:rPr>
        <w:t>环</w:t>
      </w:r>
      <w:r>
        <w:rPr>
          <w:rFonts w:eastAsia="方正书宋简体"/>
          <w:szCs w:val="21"/>
        </w:rPr>
        <w:t>的每条</w:t>
      </w:r>
      <w:r>
        <w:rPr>
          <w:rFonts w:eastAsia="方正书宋简体" w:hint="eastAsia"/>
          <w:szCs w:val="21"/>
        </w:rPr>
        <w:t>臂</w:t>
      </w:r>
      <w:r>
        <w:rPr>
          <w:rFonts w:eastAsia="方正书宋简体"/>
          <w:szCs w:val="21"/>
        </w:rPr>
        <w:t>上来回走了两次。并且保证了两臂光</w:t>
      </w:r>
      <w:r>
        <w:rPr>
          <w:rFonts w:eastAsia="方正书宋简体" w:hint="eastAsia"/>
          <w:szCs w:val="21"/>
        </w:rPr>
        <w:t>传播了</w:t>
      </w:r>
      <w:r>
        <w:rPr>
          <w:rFonts w:eastAsia="方正书宋简体"/>
          <w:szCs w:val="21"/>
        </w:rPr>
        <w:t>相同的距离。</w:t>
      </w:r>
      <w:r>
        <w:rPr>
          <w:rFonts w:eastAsia="方正书宋简体" w:hint="eastAsia"/>
          <w:szCs w:val="21"/>
        </w:rPr>
        <w:t>法拉第</w:t>
      </w:r>
      <w:r>
        <w:rPr>
          <w:rFonts w:eastAsia="方正书宋简体"/>
          <w:szCs w:val="21"/>
        </w:rPr>
        <w:t>旋转镜的琼斯矩阵为</w:t>
      </w:r>
    </w:p>
    <w:p w14:paraId="68D997C5" w14:textId="5E5AA13A" w:rsidR="004A4084" w:rsidRDefault="004A4084" w:rsidP="0074783D">
      <w:pPr>
        <w:widowControl/>
        <w:adjustRightInd w:val="0"/>
        <w:snapToGrid w:val="0"/>
        <w:jc w:val="left"/>
        <w:rPr>
          <w:rFonts w:eastAsia="方正书宋简体"/>
          <w:szCs w:val="21"/>
        </w:rPr>
      </w:pPr>
      <w:r>
        <w:rPr>
          <w:rFonts w:eastAsia="方正书宋简体"/>
          <w:szCs w:val="21"/>
        </w:rPr>
        <w:tab/>
      </w:r>
      <w:r>
        <w:rPr>
          <w:rFonts w:eastAsia="方正书宋简体"/>
          <w:szCs w:val="21"/>
        </w:rPr>
        <w:tab/>
      </w:r>
      <w:r>
        <w:rPr>
          <w:rFonts w:eastAsia="方正书宋简体"/>
          <w:szCs w:val="21"/>
        </w:rPr>
        <w:tab/>
      </w:r>
      <w:r>
        <w:rPr>
          <w:rFonts w:eastAsia="方正书宋简体"/>
          <w:szCs w:val="21"/>
        </w:rPr>
        <w:tab/>
        <w:t xml:space="preserve">          </w:t>
      </w:r>
      <w:r w:rsidRPr="004A4084">
        <w:rPr>
          <w:rFonts w:eastAsia="方正书宋简体"/>
          <w:noProof/>
          <w:szCs w:val="21"/>
        </w:rPr>
        <w:drawing>
          <wp:inline distT="0" distB="0" distL="0" distR="0" wp14:anchorId="000D289A" wp14:editId="13DB47B5">
            <wp:extent cx="1206500" cy="4953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6500" cy="495300"/>
                    </a:xfrm>
                    <a:prstGeom prst="rect">
                      <a:avLst/>
                    </a:prstGeom>
                  </pic:spPr>
                </pic:pic>
              </a:graphicData>
            </a:graphic>
          </wp:inline>
        </w:drawing>
      </w:r>
    </w:p>
    <w:p w14:paraId="55E81796" w14:textId="2B78F9CD" w:rsidR="004A4084" w:rsidRDefault="004A4084" w:rsidP="0074783D">
      <w:pPr>
        <w:widowControl/>
        <w:adjustRightInd w:val="0"/>
        <w:snapToGrid w:val="0"/>
        <w:jc w:val="left"/>
        <w:rPr>
          <w:rFonts w:eastAsia="方正书宋简体"/>
          <w:szCs w:val="21"/>
        </w:rPr>
      </w:pPr>
      <w:r>
        <w:rPr>
          <w:rFonts w:eastAsia="方正书宋简体" w:hint="eastAsia"/>
          <w:szCs w:val="21"/>
        </w:rPr>
        <w:tab/>
      </w:r>
      <w:r>
        <w:rPr>
          <w:rFonts w:eastAsia="方正书宋简体"/>
          <w:szCs w:val="21"/>
        </w:rPr>
        <w:t>我们令</w:t>
      </w:r>
      <w:r w:rsidR="00BB309A">
        <w:rPr>
          <w:rFonts w:eastAsia="方正书宋简体"/>
          <w:szCs w:val="21"/>
        </w:rPr>
        <w:t>光路中任意无损的光学元件的琼斯矩阵为</w:t>
      </w:r>
      <w:r w:rsidR="00BB309A">
        <w:rPr>
          <w:rFonts w:eastAsia="方正书宋简体"/>
          <w:szCs w:val="21"/>
        </w:rPr>
        <w:t>M</w:t>
      </w:r>
      <w:r w:rsidR="00BB309A">
        <w:rPr>
          <w:rFonts w:eastAsia="方正书宋简体"/>
          <w:szCs w:val="21"/>
        </w:rPr>
        <w:t>。</w:t>
      </w:r>
      <w:r w:rsidR="00BB309A">
        <w:rPr>
          <w:rFonts w:eastAsia="方正书宋简体" w:hint="eastAsia"/>
          <w:szCs w:val="21"/>
        </w:rPr>
        <w:t>当</w:t>
      </w:r>
      <w:r w:rsidR="00BB309A">
        <w:rPr>
          <w:rFonts w:eastAsia="方正书宋简体"/>
          <w:szCs w:val="21"/>
        </w:rPr>
        <w:t>光信号在法拉第旋转镜</w:t>
      </w:r>
      <w:r w:rsidR="00BB309A">
        <w:rPr>
          <w:rFonts w:eastAsia="方正书宋简体" w:hint="eastAsia"/>
          <w:szCs w:val="21"/>
        </w:rPr>
        <w:t>反射前</w:t>
      </w:r>
      <w:r w:rsidR="00BB309A">
        <w:rPr>
          <w:rFonts w:eastAsia="方正书宋简体"/>
          <w:szCs w:val="21"/>
        </w:rPr>
        <w:t>经过，</w:t>
      </w:r>
      <w:r w:rsidR="00BB309A">
        <w:rPr>
          <w:rFonts w:eastAsia="方正书宋简体" w:hint="eastAsia"/>
          <w:szCs w:val="21"/>
        </w:rPr>
        <w:t>琼斯矩阵</w:t>
      </w:r>
      <w:r w:rsidR="00BB309A">
        <w:rPr>
          <w:rFonts w:eastAsia="方正书宋简体"/>
          <w:szCs w:val="21"/>
        </w:rPr>
        <w:t>为</w:t>
      </w:r>
      <w:r w:rsidR="00BB309A" w:rsidRPr="00BB309A">
        <w:rPr>
          <w:rFonts w:eastAsia="方正书宋简体"/>
          <w:noProof/>
          <w:szCs w:val="21"/>
        </w:rPr>
        <w:drawing>
          <wp:inline distT="0" distB="0" distL="0" distR="0" wp14:anchorId="3C2BFEA0" wp14:editId="7ED41F95">
            <wp:extent cx="203200" cy="203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200" cy="203200"/>
                    </a:xfrm>
                    <a:prstGeom prst="rect">
                      <a:avLst/>
                    </a:prstGeom>
                  </pic:spPr>
                </pic:pic>
              </a:graphicData>
            </a:graphic>
          </wp:inline>
        </w:drawing>
      </w:r>
      <w:r w:rsidR="00BB309A">
        <w:rPr>
          <w:rFonts w:eastAsia="方正书宋简体"/>
          <w:szCs w:val="21"/>
        </w:rPr>
        <w:t>，</w:t>
      </w:r>
      <w:r w:rsidR="00BB309A">
        <w:rPr>
          <w:rFonts w:eastAsia="方正书宋简体" w:hint="eastAsia"/>
          <w:szCs w:val="21"/>
        </w:rPr>
        <w:t>而</w:t>
      </w:r>
      <w:r w:rsidR="00BB309A">
        <w:rPr>
          <w:rFonts w:eastAsia="方正书宋简体"/>
          <w:szCs w:val="21"/>
        </w:rPr>
        <w:t>反射后的琼斯矩阵为</w:t>
      </w:r>
      <w:r w:rsidR="00BB309A" w:rsidRPr="00BB309A">
        <w:rPr>
          <w:rFonts w:eastAsia="方正书宋简体"/>
          <w:noProof/>
          <w:szCs w:val="21"/>
        </w:rPr>
        <w:drawing>
          <wp:inline distT="0" distB="0" distL="0" distR="0" wp14:anchorId="6EC06688" wp14:editId="662A529C">
            <wp:extent cx="203200" cy="20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200" cy="203200"/>
                    </a:xfrm>
                    <a:prstGeom prst="rect">
                      <a:avLst/>
                    </a:prstGeom>
                  </pic:spPr>
                </pic:pic>
              </a:graphicData>
            </a:graphic>
          </wp:inline>
        </w:drawing>
      </w:r>
      <w:r w:rsidR="00BB309A">
        <w:rPr>
          <w:rFonts w:eastAsia="方正书宋简体"/>
          <w:szCs w:val="21"/>
        </w:rPr>
        <w:t>。由于法拉第镜自身的性质</w:t>
      </w:r>
      <w:r w:rsidR="00BB309A">
        <w:rPr>
          <w:rFonts w:eastAsia="方正书宋简体" w:hint="eastAsia"/>
          <w:szCs w:val="21"/>
        </w:rPr>
        <w:t>，两个</w:t>
      </w:r>
      <w:r w:rsidR="00BB309A">
        <w:rPr>
          <w:rFonts w:eastAsia="方正书宋简体"/>
          <w:szCs w:val="21"/>
        </w:rPr>
        <w:t>琼斯矩阵会有一些区别。所以</w:t>
      </w:r>
      <w:r w:rsidR="00570EF5">
        <w:rPr>
          <w:rFonts w:eastAsia="方正书宋简体" w:hint="eastAsia"/>
          <w:szCs w:val="21"/>
        </w:rPr>
        <w:t>在</w:t>
      </w:r>
      <w:r w:rsidR="00570EF5">
        <w:rPr>
          <w:rFonts w:eastAsia="方正书宋简体"/>
          <w:szCs w:val="21"/>
        </w:rPr>
        <w:t>入射无损光学元件经法拉第镜反射再经过法拉第镜的整个过程中，</w:t>
      </w:r>
      <w:r w:rsidR="00570EF5">
        <w:rPr>
          <w:rFonts w:eastAsia="方正书宋简体" w:hint="eastAsia"/>
          <w:szCs w:val="21"/>
        </w:rPr>
        <w:t>我们用</w:t>
      </w:r>
      <w:r w:rsidR="00570EF5">
        <w:rPr>
          <w:rFonts w:eastAsia="方正书宋简体"/>
          <w:szCs w:val="21"/>
        </w:rPr>
        <w:t>琼斯矩阵表示为</w:t>
      </w:r>
    </w:p>
    <w:p w14:paraId="297504BB" w14:textId="7117115F" w:rsidR="00570EF5" w:rsidRDefault="00570EF5" w:rsidP="00D37326">
      <w:pPr>
        <w:widowControl/>
        <w:adjustRightInd w:val="0"/>
        <w:snapToGrid w:val="0"/>
        <w:jc w:val="center"/>
        <w:rPr>
          <w:rFonts w:eastAsia="方正书宋简体"/>
          <w:szCs w:val="21"/>
        </w:rPr>
      </w:pPr>
      <w:r w:rsidRPr="00570EF5">
        <w:rPr>
          <w:rFonts w:eastAsia="方正书宋简体"/>
          <w:noProof/>
          <w:szCs w:val="21"/>
        </w:rPr>
        <w:drawing>
          <wp:inline distT="0" distB="0" distL="0" distR="0" wp14:anchorId="4F0B32F0" wp14:editId="7BAE1240">
            <wp:extent cx="1879600" cy="20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9600" cy="203200"/>
                    </a:xfrm>
                    <a:prstGeom prst="rect">
                      <a:avLst/>
                    </a:prstGeom>
                  </pic:spPr>
                </pic:pic>
              </a:graphicData>
            </a:graphic>
          </wp:inline>
        </w:drawing>
      </w:r>
    </w:p>
    <w:p w14:paraId="1D025470" w14:textId="41199A48" w:rsidR="00D37326" w:rsidRDefault="00C053A4" w:rsidP="00C053A4">
      <w:pPr>
        <w:widowControl/>
        <w:adjustRightInd w:val="0"/>
        <w:snapToGrid w:val="0"/>
        <w:rPr>
          <w:rFonts w:eastAsia="方正书宋简体"/>
          <w:szCs w:val="21"/>
        </w:rPr>
      </w:pPr>
      <w:r>
        <w:rPr>
          <w:rFonts w:eastAsia="方正书宋简体"/>
          <w:szCs w:val="21"/>
        </w:rPr>
        <w:tab/>
      </w:r>
      <w:r w:rsidR="002E1C72">
        <w:rPr>
          <w:rFonts w:eastAsia="方正书宋简体"/>
          <w:szCs w:val="21"/>
        </w:rPr>
        <w:t>其中</w:t>
      </w:r>
      <w:r w:rsidR="002E1C72" w:rsidRPr="002E1C72">
        <w:rPr>
          <w:rFonts w:eastAsia="方正书宋简体"/>
          <w:noProof/>
          <w:szCs w:val="21"/>
        </w:rPr>
        <w:drawing>
          <wp:inline distT="0" distB="0" distL="0" distR="0" wp14:anchorId="117E7D08" wp14:editId="3C8F4DF5">
            <wp:extent cx="469900" cy="1397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900" cy="139700"/>
                    </a:xfrm>
                    <a:prstGeom prst="rect">
                      <a:avLst/>
                    </a:prstGeom>
                  </pic:spPr>
                </pic:pic>
              </a:graphicData>
            </a:graphic>
          </wp:inline>
        </w:drawing>
      </w:r>
      <w:r w:rsidR="002E1C72">
        <w:rPr>
          <w:rFonts w:eastAsia="方正书宋简体"/>
          <w:szCs w:val="21"/>
        </w:rPr>
        <w:t>是无损光学元件引入的相位信息。我们从上</w:t>
      </w:r>
      <w:r w:rsidR="002E1C72">
        <w:rPr>
          <w:rFonts w:eastAsia="方正书宋简体" w:hint="eastAsia"/>
          <w:szCs w:val="21"/>
        </w:rPr>
        <w:t>式</w:t>
      </w:r>
      <w:r w:rsidR="002E1C72">
        <w:rPr>
          <w:rFonts w:eastAsia="方正书宋简体"/>
          <w:szCs w:val="21"/>
        </w:rPr>
        <w:t>可以看出，</w:t>
      </w:r>
      <w:r w:rsidR="002E1C72">
        <w:rPr>
          <w:rFonts w:eastAsia="方正书宋简体" w:hint="eastAsia"/>
          <w:szCs w:val="21"/>
        </w:rPr>
        <w:t>法拉第</w:t>
      </w:r>
      <w:r w:rsidR="002E1C72">
        <w:rPr>
          <w:rFonts w:eastAsia="方正书宋简体"/>
          <w:szCs w:val="21"/>
        </w:rPr>
        <w:t>旋转镜</w:t>
      </w:r>
      <w:r w:rsidR="002E1C72">
        <w:rPr>
          <w:rFonts w:eastAsia="方正书宋简体" w:hint="eastAsia"/>
          <w:szCs w:val="21"/>
        </w:rPr>
        <w:t>将</w:t>
      </w:r>
      <w:r w:rsidR="002E1C72">
        <w:rPr>
          <w:rFonts w:eastAsia="方正书宋简体"/>
          <w:szCs w:val="21"/>
        </w:rPr>
        <w:t>输入光的偏振方向旋转了</w:t>
      </w:r>
      <w:ins w:id="70" w:author="hongwei liu" w:date="2017-05-16T14:37:00Z">
        <w:r w:rsidR="002E1C72">
          <w:rPr>
            <w:rFonts w:eastAsia="方正书宋简体" w:hint="eastAsia"/>
            <w:szCs w:val="21"/>
          </w:rPr>
          <w:t>90</w:t>
        </w:r>
        <w:r w:rsidR="002E1C72">
          <w:rPr>
            <w:rFonts w:eastAsia="方正书宋简体" w:hint="eastAsia"/>
            <w:szCs w:val="21"/>
          </w:rPr>
          <w:t>°</w:t>
        </w:r>
      </w:ins>
      <w:r w:rsidR="005A7587">
        <w:rPr>
          <w:rFonts w:eastAsia="方正书宋简体"/>
          <w:szCs w:val="21"/>
        </w:rPr>
        <w:t>，</w:t>
      </w:r>
      <w:r w:rsidR="005A7587">
        <w:rPr>
          <w:rFonts w:eastAsia="方正书宋简体" w:hint="eastAsia"/>
          <w:szCs w:val="21"/>
        </w:rPr>
        <w:t>相位</w:t>
      </w:r>
      <w:r w:rsidR="005A7587">
        <w:rPr>
          <w:rFonts w:eastAsia="方正书宋简体"/>
          <w:szCs w:val="21"/>
        </w:rPr>
        <w:t>也同时发生了变化，但无损光学元件的</w:t>
      </w:r>
      <w:r w:rsidR="005A7587">
        <w:rPr>
          <w:rFonts w:eastAsia="方正书宋简体" w:hint="eastAsia"/>
          <w:szCs w:val="21"/>
        </w:rPr>
        <w:t>偏振效应</w:t>
      </w:r>
      <w:r w:rsidR="005A7587">
        <w:rPr>
          <w:rFonts w:eastAsia="方正书宋简体"/>
          <w:szCs w:val="21"/>
        </w:rPr>
        <w:t>被巧妙的抵消掉了。我们令这个光学元件两个轴向的损耗分别</w:t>
      </w:r>
      <w:r w:rsidR="005A7587">
        <w:rPr>
          <w:rFonts w:eastAsia="方正书宋简体" w:hint="eastAsia"/>
          <w:szCs w:val="21"/>
        </w:rPr>
        <w:t>是</w:t>
      </w:r>
      <w:r w:rsidR="005A7587" w:rsidRPr="005A7587">
        <w:rPr>
          <w:rFonts w:eastAsia="方正书宋简体"/>
          <w:noProof/>
          <w:szCs w:val="21"/>
        </w:rPr>
        <w:drawing>
          <wp:inline distT="0" distB="0" distL="0" distR="0" wp14:anchorId="74ABB421" wp14:editId="7A2A3E49">
            <wp:extent cx="101600" cy="1143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1600" cy="114300"/>
                    </a:xfrm>
                    <a:prstGeom prst="rect">
                      <a:avLst/>
                    </a:prstGeom>
                  </pic:spPr>
                </pic:pic>
              </a:graphicData>
            </a:graphic>
          </wp:inline>
        </w:drawing>
      </w:r>
      <w:r w:rsidR="005A7587">
        <w:rPr>
          <w:rFonts w:eastAsia="方正书宋简体"/>
          <w:szCs w:val="21"/>
        </w:rPr>
        <w:t>和</w:t>
      </w:r>
      <w:r w:rsidR="005A7587" w:rsidRPr="005A7587">
        <w:rPr>
          <w:rFonts w:eastAsia="方正书宋简体"/>
          <w:noProof/>
          <w:szCs w:val="21"/>
        </w:rPr>
        <w:drawing>
          <wp:inline distT="0" distB="0" distL="0" distR="0" wp14:anchorId="77D6F88D" wp14:editId="0D0A3F93">
            <wp:extent cx="101600" cy="1397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600" cy="139700"/>
                    </a:xfrm>
                    <a:prstGeom prst="rect">
                      <a:avLst/>
                    </a:prstGeom>
                  </pic:spPr>
                </pic:pic>
              </a:graphicData>
            </a:graphic>
          </wp:inline>
        </w:drawing>
      </w:r>
      <w:r w:rsidR="005A7587">
        <w:rPr>
          <w:rFonts w:eastAsia="方正书宋简体"/>
          <w:szCs w:val="21"/>
        </w:rPr>
        <w:t>，</w:t>
      </w:r>
      <w:r w:rsidR="005A7587">
        <w:rPr>
          <w:rFonts w:eastAsia="方正书宋简体" w:hint="eastAsia"/>
          <w:szCs w:val="21"/>
        </w:rPr>
        <w:t>则上式可以</w:t>
      </w:r>
      <w:r w:rsidR="005A7587">
        <w:rPr>
          <w:rFonts w:eastAsia="方正书宋简体"/>
          <w:szCs w:val="21"/>
        </w:rPr>
        <w:t>写为</w:t>
      </w:r>
    </w:p>
    <w:p w14:paraId="5FFF251F" w14:textId="0E409387" w:rsidR="00570EF5" w:rsidRDefault="00CB20B7" w:rsidP="005A7587">
      <w:pPr>
        <w:widowControl/>
        <w:adjustRightInd w:val="0"/>
        <w:snapToGrid w:val="0"/>
        <w:jc w:val="center"/>
        <w:rPr>
          <w:rFonts w:eastAsia="方正书宋简体"/>
          <w:szCs w:val="21"/>
        </w:rPr>
      </w:pPr>
      <w:r w:rsidRPr="00CB20B7">
        <w:rPr>
          <w:rFonts w:eastAsia="方正书宋简体"/>
          <w:noProof/>
          <w:szCs w:val="21"/>
        </w:rPr>
        <w:drawing>
          <wp:inline distT="0" distB="0" distL="0" distR="0" wp14:anchorId="6FA80416" wp14:editId="1BB1A945">
            <wp:extent cx="2692400" cy="2921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400" cy="292100"/>
                    </a:xfrm>
                    <a:prstGeom prst="rect">
                      <a:avLst/>
                    </a:prstGeom>
                  </pic:spPr>
                </pic:pic>
              </a:graphicData>
            </a:graphic>
          </wp:inline>
        </w:drawing>
      </w:r>
    </w:p>
    <w:p w14:paraId="5E684D93" w14:textId="5A1929E4" w:rsidR="005A7587" w:rsidRDefault="005A7587" w:rsidP="005A7587">
      <w:pPr>
        <w:widowControl/>
        <w:adjustRightInd w:val="0"/>
        <w:snapToGrid w:val="0"/>
        <w:rPr>
          <w:rFonts w:eastAsia="方正书宋简体"/>
          <w:szCs w:val="21"/>
        </w:rPr>
      </w:pPr>
      <w:r>
        <w:rPr>
          <w:rFonts w:eastAsia="方正书宋简体"/>
          <w:szCs w:val="21"/>
        </w:rPr>
        <w:tab/>
      </w:r>
      <w:r>
        <w:rPr>
          <w:rFonts w:eastAsia="方正书宋简体" w:hint="eastAsia"/>
          <w:szCs w:val="21"/>
        </w:rPr>
        <w:t>同样</w:t>
      </w:r>
      <w:r>
        <w:rPr>
          <w:rFonts w:eastAsia="方正书宋简体"/>
          <w:szCs w:val="21"/>
        </w:rPr>
        <w:t>我们看到对于偏振相关的损耗也可以进行补偿。</w:t>
      </w:r>
    </w:p>
    <w:p w14:paraId="266DB72E" w14:textId="2619DA83" w:rsidR="005A7587" w:rsidRDefault="005A7587" w:rsidP="005A7587">
      <w:pPr>
        <w:widowControl/>
        <w:adjustRightInd w:val="0"/>
        <w:snapToGrid w:val="0"/>
        <w:rPr>
          <w:rFonts w:eastAsia="方正书宋简体"/>
          <w:szCs w:val="21"/>
        </w:rPr>
      </w:pPr>
      <w:r>
        <w:rPr>
          <w:rFonts w:eastAsia="方正书宋简体" w:hint="eastAsia"/>
          <w:szCs w:val="21"/>
        </w:rPr>
        <w:tab/>
      </w:r>
      <w:r>
        <w:rPr>
          <w:rFonts w:eastAsia="方正书宋简体"/>
          <w:szCs w:val="21"/>
        </w:rPr>
        <w:t>利用上述证明的法拉第旋转镜</w:t>
      </w:r>
      <w:r>
        <w:rPr>
          <w:rFonts w:eastAsia="方正书宋简体" w:hint="eastAsia"/>
          <w:szCs w:val="21"/>
        </w:rPr>
        <w:t>对于</w:t>
      </w:r>
      <w:r>
        <w:rPr>
          <w:rFonts w:eastAsia="方正书宋简体"/>
          <w:szCs w:val="21"/>
        </w:rPr>
        <w:t>偏振自动补偿的特点，</w:t>
      </w:r>
      <w:r>
        <w:rPr>
          <w:rFonts w:eastAsia="方正书宋简体" w:hint="eastAsia"/>
          <w:szCs w:val="21"/>
        </w:rPr>
        <w:t>我们</w:t>
      </w:r>
      <w:r>
        <w:rPr>
          <w:rFonts w:eastAsia="方正书宋简体"/>
          <w:szCs w:val="21"/>
        </w:rPr>
        <w:t>可以大大简化光路的分析。如图一所示，</w:t>
      </w:r>
      <w:r w:rsidR="00A95B34">
        <w:rPr>
          <w:rFonts w:eastAsia="方正书宋简体"/>
          <w:szCs w:val="21"/>
        </w:rPr>
        <w:t>上臂干涉光</w:t>
      </w:r>
      <w:r w:rsidR="00A95B34">
        <w:rPr>
          <w:rFonts w:eastAsia="方正书宋简体" w:hint="eastAsia"/>
          <w:szCs w:val="21"/>
        </w:rPr>
        <w:t>先</w:t>
      </w:r>
      <w:r w:rsidR="00A95B34">
        <w:rPr>
          <w:rFonts w:eastAsia="方正书宋简体"/>
          <w:szCs w:val="21"/>
        </w:rPr>
        <w:t>经过上臂被反射经过下臂后到达耦合器</w:t>
      </w:r>
      <w:r w:rsidR="00A95B34">
        <w:rPr>
          <w:rFonts w:eastAsia="方正书宋简体"/>
          <w:szCs w:val="21"/>
        </w:rPr>
        <w:t>C</w:t>
      </w:r>
      <w:r w:rsidR="00A95B34">
        <w:rPr>
          <w:rFonts w:eastAsia="方正书宋简体"/>
          <w:szCs w:val="21"/>
        </w:rPr>
        <w:t>整个过程的琼斯矩阵为</w:t>
      </w:r>
    </w:p>
    <w:p w14:paraId="48E08BB6" w14:textId="1F9EB595" w:rsidR="00A95B34" w:rsidRDefault="00A95B34" w:rsidP="00A95B34">
      <w:pPr>
        <w:widowControl/>
        <w:adjustRightInd w:val="0"/>
        <w:snapToGrid w:val="0"/>
        <w:jc w:val="center"/>
        <w:rPr>
          <w:rFonts w:eastAsia="方正书宋简体"/>
          <w:szCs w:val="21"/>
        </w:rPr>
      </w:pPr>
      <w:r w:rsidRPr="00A95B34">
        <w:rPr>
          <w:rFonts w:eastAsia="方正书宋简体"/>
          <w:noProof/>
          <w:szCs w:val="21"/>
        </w:rPr>
        <w:drawing>
          <wp:inline distT="0" distB="0" distL="0" distR="0" wp14:anchorId="26A8E574" wp14:editId="38776231">
            <wp:extent cx="2870200" cy="241300"/>
            <wp:effectExtent l="0" t="0" r="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0200" cy="241300"/>
                    </a:xfrm>
                    <a:prstGeom prst="rect">
                      <a:avLst/>
                    </a:prstGeom>
                  </pic:spPr>
                </pic:pic>
              </a:graphicData>
            </a:graphic>
          </wp:inline>
        </w:drawing>
      </w:r>
    </w:p>
    <w:p w14:paraId="56FEBD7A" w14:textId="4DCED8CA" w:rsidR="00A95B34" w:rsidRDefault="00A95B34" w:rsidP="00A95B34">
      <w:pPr>
        <w:widowControl/>
        <w:adjustRightInd w:val="0"/>
        <w:snapToGrid w:val="0"/>
        <w:rPr>
          <w:rFonts w:eastAsia="方正书宋简体"/>
          <w:szCs w:val="21"/>
        </w:rPr>
      </w:pPr>
      <w:r>
        <w:rPr>
          <w:rFonts w:eastAsia="方正书宋简体"/>
          <w:szCs w:val="21"/>
        </w:rPr>
        <w:tab/>
      </w:r>
      <w:r>
        <w:rPr>
          <w:rFonts w:eastAsia="方正书宋简体"/>
          <w:szCs w:val="21"/>
        </w:rPr>
        <w:tab/>
      </w:r>
      <w:r>
        <w:rPr>
          <w:rFonts w:eastAsia="方正书宋简体"/>
          <w:szCs w:val="21"/>
        </w:rPr>
        <w:tab/>
      </w:r>
      <w:r>
        <w:rPr>
          <w:rFonts w:eastAsia="方正书宋简体"/>
          <w:szCs w:val="21"/>
        </w:rPr>
        <w:tab/>
      </w:r>
      <w:r>
        <w:rPr>
          <w:rFonts w:eastAsia="方正书宋简体"/>
          <w:szCs w:val="21"/>
        </w:rPr>
        <w:tab/>
        <w:t xml:space="preserve">  = </w:t>
      </w:r>
      <w:r w:rsidR="00E81EF6" w:rsidRPr="00E81EF6">
        <w:rPr>
          <w:rFonts w:eastAsia="方正书宋简体"/>
          <w:noProof/>
          <w:szCs w:val="21"/>
        </w:rPr>
        <w:drawing>
          <wp:inline distT="0" distB="0" distL="0" distR="0" wp14:anchorId="135FA7B6" wp14:editId="57B19AED">
            <wp:extent cx="1955800" cy="2413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5800" cy="241300"/>
                    </a:xfrm>
                    <a:prstGeom prst="rect">
                      <a:avLst/>
                    </a:prstGeom>
                  </pic:spPr>
                </pic:pic>
              </a:graphicData>
            </a:graphic>
          </wp:inline>
        </w:drawing>
      </w:r>
    </w:p>
    <w:p w14:paraId="53915D93" w14:textId="7A3835E7" w:rsidR="00E81EF6" w:rsidRDefault="00E81EF6" w:rsidP="00A95B34">
      <w:pPr>
        <w:widowControl/>
        <w:adjustRightInd w:val="0"/>
        <w:snapToGrid w:val="0"/>
        <w:rPr>
          <w:rFonts w:eastAsia="方正书宋简体"/>
          <w:szCs w:val="21"/>
        </w:rPr>
      </w:pPr>
      <w:r>
        <w:rPr>
          <w:rFonts w:eastAsia="方正书宋简体" w:hint="eastAsia"/>
          <w:szCs w:val="21"/>
        </w:rPr>
        <w:t>同样</w:t>
      </w:r>
      <w:r>
        <w:rPr>
          <w:rFonts w:eastAsia="方正书宋简体"/>
          <w:szCs w:val="21"/>
        </w:rPr>
        <w:t>我们给出下臂光经过整个路程的琼斯矩阵</w:t>
      </w:r>
    </w:p>
    <w:p w14:paraId="5978E4F7" w14:textId="194BE943" w:rsidR="00E81EF6" w:rsidRDefault="00E81EF6" w:rsidP="00D31384">
      <w:pPr>
        <w:widowControl/>
        <w:adjustRightInd w:val="0"/>
        <w:snapToGrid w:val="0"/>
        <w:jc w:val="center"/>
        <w:rPr>
          <w:rFonts w:eastAsia="方正书宋简体"/>
          <w:szCs w:val="21"/>
        </w:rPr>
      </w:pPr>
      <w:r w:rsidRPr="00E81EF6">
        <w:rPr>
          <w:rFonts w:eastAsia="方正书宋简体"/>
          <w:noProof/>
          <w:szCs w:val="21"/>
        </w:rPr>
        <w:drawing>
          <wp:inline distT="0" distB="0" distL="0" distR="0" wp14:anchorId="7EFEE6A8" wp14:editId="13E3BC83">
            <wp:extent cx="2870200" cy="2413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0200" cy="241300"/>
                    </a:xfrm>
                    <a:prstGeom prst="rect">
                      <a:avLst/>
                    </a:prstGeom>
                  </pic:spPr>
                </pic:pic>
              </a:graphicData>
            </a:graphic>
          </wp:inline>
        </w:drawing>
      </w:r>
    </w:p>
    <w:p w14:paraId="22C39C46" w14:textId="0F687944" w:rsidR="00E81EF6" w:rsidRDefault="00E81EF6" w:rsidP="00D31384">
      <w:pPr>
        <w:widowControl/>
        <w:adjustRightInd w:val="0"/>
        <w:snapToGrid w:val="0"/>
        <w:ind w:firstLine="2320"/>
        <w:rPr>
          <w:rFonts w:eastAsia="方正书宋简体"/>
          <w:szCs w:val="21"/>
        </w:rPr>
      </w:pPr>
      <w:r>
        <w:rPr>
          <w:rFonts w:eastAsia="方正书宋简体"/>
          <w:szCs w:val="21"/>
        </w:rPr>
        <w:t>=</w:t>
      </w:r>
      <w:r w:rsidR="00D31384">
        <w:rPr>
          <w:rFonts w:eastAsia="方正书宋简体"/>
          <w:szCs w:val="21"/>
        </w:rPr>
        <w:t xml:space="preserve"> </w:t>
      </w:r>
      <w:r w:rsidR="00D31384" w:rsidRPr="00D31384">
        <w:rPr>
          <w:rFonts w:eastAsia="方正书宋简体"/>
          <w:noProof/>
          <w:szCs w:val="21"/>
        </w:rPr>
        <w:drawing>
          <wp:inline distT="0" distB="0" distL="0" distR="0" wp14:anchorId="0695BFCB" wp14:editId="39EB7748">
            <wp:extent cx="1955800" cy="241300"/>
            <wp:effectExtent l="0" t="0" r="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5800" cy="241300"/>
                    </a:xfrm>
                    <a:prstGeom prst="rect">
                      <a:avLst/>
                    </a:prstGeom>
                  </pic:spPr>
                </pic:pic>
              </a:graphicData>
            </a:graphic>
          </wp:inline>
        </w:drawing>
      </w:r>
    </w:p>
    <w:p w14:paraId="21713770" w14:textId="2F13B000" w:rsidR="00D31384" w:rsidRDefault="00D31384" w:rsidP="00D31384">
      <w:pPr>
        <w:widowControl/>
        <w:adjustRightInd w:val="0"/>
        <w:snapToGrid w:val="0"/>
        <w:rPr>
          <w:rFonts w:eastAsia="方正书宋简体"/>
          <w:szCs w:val="21"/>
        </w:rPr>
      </w:pPr>
      <w:r>
        <w:rPr>
          <w:rFonts w:eastAsia="方正书宋简体"/>
          <w:szCs w:val="21"/>
        </w:rPr>
        <w:t>其中，</w:t>
      </w:r>
      <w:r w:rsidRPr="00D31384">
        <w:rPr>
          <w:rFonts w:eastAsia="方正书宋简体"/>
          <w:noProof/>
          <w:szCs w:val="21"/>
        </w:rPr>
        <w:drawing>
          <wp:inline distT="0" distB="0" distL="0" distR="0" wp14:anchorId="4C41C937" wp14:editId="12D12EF5">
            <wp:extent cx="152400" cy="127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27000"/>
                    </a:xfrm>
                    <a:prstGeom prst="rect">
                      <a:avLst/>
                    </a:prstGeom>
                  </pic:spPr>
                </pic:pic>
              </a:graphicData>
            </a:graphic>
          </wp:inline>
        </w:drawing>
      </w:r>
      <w:r>
        <w:rPr>
          <w:rFonts w:eastAsia="方正书宋简体"/>
          <w:szCs w:val="21"/>
        </w:rPr>
        <w:t>和</w:t>
      </w:r>
      <w:r w:rsidRPr="00D31384">
        <w:rPr>
          <w:rFonts w:eastAsia="方正书宋简体"/>
          <w:noProof/>
          <w:szCs w:val="21"/>
        </w:rPr>
        <w:drawing>
          <wp:inline distT="0" distB="0" distL="0" distR="0" wp14:anchorId="3FEE1054" wp14:editId="2AF52C80">
            <wp:extent cx="152400" cy="1397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39700"/>
                    </a:xfrm>
                    <a:prstGeom prst="rect">
                      <a:avLst/>
                    </a:prstGeom>
                  </pic:spPr>
                </pic:pic>
              </a:graphicData>
            </a:graphic>
          </wp:inline>
        </w:drawing>
      </w:r>
      <w:r>
        <w:rPr>
          <w:rFonts w:eastAsia="方正书宋简体"/>
          <w:szCs w:val="21"/>
        </w:rPr>
        <w:t>分别是</w:t>
      </w:r>
      <w:r>
        <w:rPr>
          <w:rFonts w:eastAsia="方正书宋简体" w:hint="eastAsia"/>
          <w:szCs w:val="21"/>
        </w:rPr>
        <w:t>相位调制器</w:t>
      </w:r>
      <w:r>
        <w:rPr>
          <w:rFonts w:eastAsia="方正书宋简体"/>
          <w:szCs w:val="21"/>
        </w:rPr>
        <w:t>加载在上臂光和下臂光的相位，</w:t>
      </w:r>
      <w:r w:rsidRPr="00D31384">
        <w:rPr>
          <w:rFonts w:eastAsia="方正书宋简体"/>
          <w:noProof/>
          <w:szCs w:val="21"/>
        </w:rPr>
        <w:drawing>
          <wp:inline distT="0" distB="0" distL="0" distR="0" wp14:anchorId="2F9F9E58" wp14:editId="198A60AD">
            <wp:extent cx="101600" cy="127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1600" cy="127000"/>
                    </a:xfrm>
                    <a:prstGeom prst="rect">
                      <a:avLst/>
                    </a:prstGeom>
                  </pic:spPr>
                </pic:pic>
              </a:graphicData>
            </a:graphic>
          </wp:inline>
        </w:drawing>
      </w:r>
      <w:r>
        <w:rPr>
          <w:rFonts w:eastAsia="方正书宋简体"/>
          <w:szCs w:val="21"/>
        </w:rPr>
        <w:t>是光纤信道光程的等效相位。</w:t>
      </w:r>
      <w:r>
        <w:rPr>
          <w:rFonts w:eastAsia="方正书宋简体" w:hint="eastAsia"/>
          <w:szCs w:val="21"/>
        </w:rPr>
        <w:t>而</w:t>
      </w:r>
      <w:r w:rsidRPr="00D31384">
        <w:rPr>
          <w:rFonts w:eastAsia="方正书宋简体"/>
          <w:noProof/>
          <w:szCs w:val="21"/>
        </w:rPr>
        <w:drawing>
          <wp:inline distT="0" distB="0" distL="0" distR="0" wp14:anchorId="26A7A810" wp14:editId="08E7421C">
            <wp:extent cx="228600" cy="152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152400"/>
                    </a:xfrm>
                    <a:prstGeom prst="rect">
                      <a:avLst/>
                    </a:prstGeom>
                  </pic:spPr>
                </pic:pic>
              </a:graphicData>
            </a:graphic>
          </wp:inline>
        </w:drawing>
      </w:r>
      <w:r>
        <w:rPr>
          <w:rFonts w:eastAsia="方正书宋简体"/>
          <w:szCs w:val="21"/>
        </w:rPr>
        <w:t>则是上臂和下臂光程的等效相位，</w:t>
      </w:r>
      <w:r w:rsidRPr="00D31384">
        <w:rPr>
          <w:rFonts w:eastAsia="方正书宋简体"/>
          <w:noProof/>
          <w:szCs w:val="21"/>
        </w:rPr>
        <w:drawing>
          <wp:inline distT="0" distB="0" distL="0" distR="0" wp14:anchorId="1343738E" wp14:editId="1DB4D0FA">
            <wp:extent cx="127000" cy="139700"/>
            <wp:effectExtent l="0" t="0" r="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000" cy="139700"/>
                    </a:xfrm>
                    <a:prstGeom prst="rect">
                      <a:avLst/>
                    </a:prstGeom>
                  </pic:spPr>
                </pic:pic>
              </a:graphicData>
            </a:graphic>
          </wp:inline>
        </w:drawing>
      </w:r>
      <w:r>
        <w:rPr>
          <w:rFonts w:eastAsia="方正书宋简体"/>
          <w:szCs w:val="21"/>
        </w:rPr>
        <w:t>为</w:t>
      </w:r>
      <w:r w:rsidR="00544FE5">
        <w:rPr>
          <w:rFonts w:eastAsia="方正书宋简体"/>
          <w:szCs w:val="21"/>
        </w:rPr>
        <w:t>干涉系统的光学损耗。于是我们可以用表达式表达出输入矩阵与输出矩阵脉冲关系表达式</w:t>
      </w:r>
    </w:p>
    <w:p w14:paraId="2153C20C" w14:textId="136F7B6F" w:rsidR="00544FE5" w:rsidRDefault="00544FE5" w:rsidP="00544FE5">
      <w:pPr>
        <w:widowControl/>
        <w:adjustRightInd w:val="0"/>
        <w:snapToGrid w:val="0"/>
        <w:jc w:val="center"/>
        <w:rPr>
          <w:rFonts w:eastAsia="方正书宋简体"/>
          <w:szCs w:val="21"/>
        </w:rPr>
      </w:pPr>
      <w:r w:rsidRPr="00544FE5">
        <w:rPr>
          <w:rFonts w:eastAsia="方正书宋简体"/>
          <w:noProof/>
          <w:szCs w:val="21"/>
        </w:rPr>
        <w:drawing>
          <wp:inline distT="0" distB="0" distL="0" distR="0" wp14:anchorId="0F117938" wp14:editId="2C640062">
            <wp:extent cx="3429000" cy="431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431800"/>
                    </a:xfrm>
                    <a:prstGeom prst="rect">
                      <a:avLst/>
                    </a:prstGeom>
                  </pic:spPr>
                </pic:pic>
              </a:graphicData>
            </a:graphic>
          </wp:inline>
        </w:drawing>
      </w:r>
    </w:p>
    <w:p w14:paraId="36DEFDE8" w14:textId="3762536D" w:rsidR="00544FE5" w:rsidRDefault="00544FE5" w:rsidP="00544FE5">
      <w:pPr>
        <w:widowControl/>
        <w:adjustRightInd w:val="0"/>
        <w:snapToGrid w:val="0"/>
        <w:rPr>
          <w:rFonts w:eastAsia="方正书宋简体"/>
          <w:szCs w:val="21"/>
        </w:rPr>
      </w:pPr>
      <w:r>
        <w:rPr>
          <w:rFonts w:eastAsia="方正书宋简体"/>
          <w:szCs w:val="21"/>
        </w:rPr>
        <w:t>相应</w:t>
      </w:r>
      <w:r>
        <w:rPr>
          <w:rFonts w:eastAsia="方正书宋简体" w:hint="eastAsia"/>
          <w:szCs w:val="21"/>
        </w:rPr>
        <w:t>地</w:t>
      </w:r>
      <w:r>
        <w:rPr>
          <w:rFonts w:eastAsia="方正书宋简体"/>
          <w:szCs w:val="21"/>
        </w:rPr>
        <w:t>，该输出端的光强为</w:t>
      </w:r>
    </w:p>
    <w:p w14:paraId="3EBCAAF4" w14:textId="24BEAAF4" w:rsidR="006A21CF" w:rsidRDefault="006A21CF" w:rsidP="006A21CF">
      <w:pPr>
        <w:widowControl/>
        <w:adjustRightInd w:val="0"/>
        <w:snapToGrid w:val="0"/>
        <w:jc w:val="center"/>
        <w:rPr>
          <w:rFonts w:eastAsia="方正书宋简体"/>
          <w:szCs w:val="21"/>
        </w:rPr>
      </w:pPr>
      <w:r w:rsidRPr="006A21CF">
        <w:rPr>
          <w:rFonts w:eastAsia="方正书宋简体"/>
          <w:noProof/>
          <w:szCs w:val="21"/>
        </w:rPr>
        <w:drawing>
          <wp:inline distT="0" distB="0" distL="0" distR="0" wp14:anchorId="41B1164D" wp14:editId="41B162A3">
            <wp:extent cx="1689100" cy="3937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9100" cy="393700"/>
                    </a:xfrm>
                    <a:prstGeom prst="rect">
                      <a:avLst/>
                    </a:prstGeom>
                  </pic:spPr>
                </pic:pic>
              </a:graphicData>
            </a:graphic>
          </wp:inline>
        </w:drawing>
      </w:r>
    </w:p>
    <w:p w14:paraId="6BF5C3D6" w14:textId="77777777" w:rsidR="006A21CF" w:rsidRDefault="006A21CF" w:rsidP="006A21CF">
      <w:pPr>
        <w:widowControl/>
        <w:adjustRightInd w:val="0"/>
        <w:snapToGrid w:val="0"/>
        <w:rPr>
          <w:rFonts w:eastAsia="方正书宋简体"/>
          <w:szCs w:val="21"/>
        </w:rPr>
      </w:pPr>
      <w:r>
        <w:rPr>
          <w:rFonts w:eastAsia="方正书宋简体"/>
          <w:szCs w:val="21"/>
        </w:rPr>
        <w:t>所以当</w:t>
      </w:r>
      <w:r w:rsidRPr="006A21CF">
        <w:rPr>
          <w:rFonts w:eastAsia="方正书宋简体"/>
          <w:noProof/>
          <w:szCs w:val="21"/>
        </w:rPr>
        <w:drawing>
          <wp:inline distT="0" distB="0" distL="0" distR="0" wp14:anchorId="19197A53" wp14:editId="01767CD3">
            <wp:extent cx="241300" cy="203200"/>
            <wp:effectExtent l="0" t="0" r="1270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300" cy="203200"/>
                    </a:xfrm>
                    <a:prstGeom prst="rect">
                      <a:avLst/>
                    </a:prstGeom>
                  </pic:spPr>
                </pic:pic>
              </a:graphicData>
            </a:graphic>
          </wp:inline>
        </w:drawing>
      </w:r>
      <w:r>
        <w:rPr>
          <w:rFonts w:eastAsia="方正书宋简体"/>
          <w:szCs w:val="21"/>
        </w:rPr>
        <w:t>为零时我们可以得到最大输出强度为</w:t>
      </w:r>
    </w:p>
    <w:p w14:paraId="4D21D8D0" w14:textId="4E66D84F" w:rsidR="006A21CF" w:rsidRDefault="006A21CF" w:rsidP="006A21CF">
      <w:pPr>
        <w:widowControl/>
        <w:adjustRightInd w:val="0"/>
        <w:snapToGrid w:val="0"/>
        <w:jc w:val="center"/>
        <w:rPr>
          <w:rFonts w:eastAsia="方正书宋简体"/>
          <w:szCs w:val="21"/>
        </w:rPr>
      </w:pPr>
      <w:r w:rsidRPr="006A21CF">
        <w:rPr>
          <w:rFonts w:eastAsia="方正书宋简体"/>
          <w:noProof/>
          <w:szCs w:val="21"/>
        </w:rPr>
        <w:drawing>
          <wp:inline distT="0" distB="0" distL="0" distR="0" wp14:anchorId="4866A8CD" wp14:editId="25669884">
            <wp:extent cx="939800" cy="393700"/>
            <wp:effectExtent l="0" t="0" r="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39800" cy="393700"/>
                    </a:xfrm>
                    <a:prstGeom prst="rect">
                      <a:avLst/>
                    </a:prstGeom>
                  </pic:spPr>
                </pic:pic>
              </a:graphicData>
            </a:graphic>
          </wp:inline>
        </w:drawing>
      </w:r>
    </w:p>
    <w:p w14:paraId="5A853A5F" w14:textId="4998F2D5" w:rsidR="006A21CF" w:rsidRDefault="006A21CF" w:rsidP="006A21CF">
      <w:pPr>
        <w:widowControl/>
        <w:adjustRightInd w:val="0"/>
        <w:snapToGrid w:val="0"/>
        <w:rPr>
          <w:rFonts w:eastAsia="方正书宋简体"/>
          <w:szCs w:val="21"/>
        </w:rPr>
      </w:pPr>
      <w:r>
        <w:rPr>
          <w:rFonts w:eastAsia="方正书宋简体"/>
          <w:szCs w:val="21"/>
        </w:rPr>
        <w:t>当</w:t>
      </w:r>
      <w:r w:rsidRPr="006A21CF">
        <w:rPr>
          <w:rFonts w:eastAsia="方正书宋简体"/>
          <w:noProof/>
          <w:szCs w:val="21"/>
        </w:rPr>
        <w:drawing>
          <wp:inline distT="0" distB="0" distL="0" distR="0" wp14:anchorId="0C68A8E7" wp14:editId="262466CF">
            <wp:extent cx="241300" cy="2032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300" cy="203200"/>
                    </a:xfrm>
                    <a:prstGeom prst="rect">
                      <a:avLst/>
                    </a:prstGeom>
                  </pic:spPr>
                </pic:pic>
              </a:graphicData>
            </a:graphic>
          </wp:inline>
        </w:drawing>
      </w:r>
      <w:r>
        <w:rPr>
          <w:rFonts w:eastAsia="方正书宋简体"/>
          <w:szCs w:val="21"/>
        </w:rPr>
        <w:t>为</w:t>
      </w:r>
      <w:r w:rsidRPr="006A21CF">
        <w:rPr>
          <w:rFonts w:eastAsia="方正书宋简体"/>
          <w:noProof/>
          <w:szCs w:val="21"/>
        </w:rPr>
        <w:drawing>
          <wp:inline distT="0" distB="0" distL="0" distR="0" wp14:anchorId="208C7A68" wp14:editId="484099AF">
            <wp:extent cx="139700" cy="139700"/>
            <wp:effectExtent l="0" t="0" r="1270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700" cy="139700"/>
                    </a:xfrm>
                    <a:prstGeom prst="rect">
                      <a:avLst/>
                    </a:prstGeom>
                  </pic:spPr>
                </pic:pic>
              </a:graphicData>
            </a:graphic>
          </wp:inline>
        </w:drawing>
      </w:r>
      <w:r>
        <w:rPr>
          <w:rFonts w:eastAsia="方正书宋简体"/>
          <w:szCs w:val="21"/>
        </w:rPr>
        <w:t>时可以得到最小输出</w:t>
      </w:r>
    </w:p>
    <w:p w14:paraId="0BA8AC14" w14:textId="4E04A245" w:rsidR="006A21CF" w:rsidRDefault="006A21CF" w:rsidP="006A21CF">
      <w:pPr>
        <w:widowControl/>
        <w:adjustRightInd w:val="0"/>
        <w:snapToGrid w:val="0"/>
        <w:jc w:val="center"/>
        <w:rPr>
          <w:rFonts w:eastAsia="方正书宋简体"/>
          <w:szCs w:val="21"/>
        </w:rPr>
      </w:pPr>
      <w:r w:rsidRPr="006A21CF">
        <w:rPr>
          <w:rFonts w:eastAsia="方正书宋简体"/>
          <w:noProof/>
          <w:szCs w:val="21"/>
        </w:rPr>
        <w:drawing>
          <wp:inline distT="0" distB="0" distL="0" distR="0" wp14:anchorId="22D1FEC5" wp14:editId="6D278CE7">
            <wp:extent cx="673100" cy="203200"/>
            <wp:effectExtent l="0" t="0" r="1270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3100" cy="203200"/>
                    </a:xfrm>
                    <a:prstGeom prst="rect">
                      <a:avLst/>
                    </a:prstGeom>
                  </pic:spPr>
                </pic:pic>
              </a:graphicData>
            </a:graphic>
          </wp:inline>
        </w:drawing>
      </w:r>
    </w:p>
    <w:p w14:paraId="215562BF" w14:textId="4A034304" w:rsidR="006A21CF" w:rsidRDefault="00967845" w:rsidP="006A21CF">
      <w:pPr>
        <w:widowControl/>
        <w:adjustRightInd w:val="0"/>
        <w:snapToGrid w:val="0"/>
        <w:rPr>
          <w:rFonts w:eastAsia="方正书宋简体"/>
          <w:szCs w:val="21"/>
        </w:rPr>
      </w:pPr>
      <w:r>
        <w:rPr>
          <w:rFonts w:eastAsia="方正书宋简体" w:hint="eastAsia"/>
          <w:szCs w:val="21"/>
        </w:rPr>
        <w:t>将得到的</w:t>
      </w:r>
      <w:r>
        <w:rPr>
          <w:rFonts w:eastAsia="方正书宋简体"/>
          <w:szCs w:val="21"/>
        </w:rPr>
        <w:t>结果</w:t>
      </w:r>
      <w:r>
        <w:rPr>
          <w:rFonts w:eastAsia="方正书宋简体" w:hint="eastAsia"/>
          <w:szCs w:val="21"/>
        </w:rPr>
        <w:t>带入</w:t>
      </w:r>
      <w:r>
        <w:rPr>
          <w:rFonts w:eastAsia="方正书宋简体"/>
          <w:szCs w:val="21"/>
        </w:rPr>
        <w:t>干涉对比度公式中，</w:t>
      </w:r>
      <w:r w:rsidR="006A21CF">
        <w:rPr>
          <w:rFonts w:eastAsia="方正书宋简体" w:hint="eastAsia"/>
          <w:szCs w:val="21"/>
        </w:rPr>
        <w:t>可以得到</w:t>
      </w:r>
      <w:r w:rsidR="006A21CF">
        <w:rPr>
          <w:rFonts w:eastAsia="方正书宋简体"/>
          <w:szCs w:val="21"/>
        </w:rPr>
        <w:t>干涉条纹的可见度为</w:t>
      </w:r>
    </w:p>
    <w:p w14:paraId="5B33A8F1" w14:textId="207BA659" w:rsidR="006A21CF" w:rsidRDefault="004D77CB" w:rsidP="004D77CB">
      <w:pPr>
        <w:widowControl/>
        <w:adjustRightInd w:val="0"/>
        <w:snapToGrid w:val="0"/>
        <w:jc w:val="center"/>
        <w:rPr>
          <w:rFonts w:eastAsia="方正书宋简体"/>
          <w:szCs w:val="21"/>
        </w:rPr>
      </w:pPr>
      <w:r w:rsidRPr="004D77CB">
        <w:rPr>
          <w:rFonts w:eastAsia="方正书宋简体"/>
          <w:noProof/>
          <w:szCs w:val="21"/>
        </w:rPr>
        <w:drawing>
          <wp:inline distT="0" distB="0" distL="0" distR="0" wp14:anchorId="1787F58D" wp14:editId="55E3D553">
            <wp:extent cx="1422400" cy="431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2400" cy="431800"/>
                    </a:xfrm>
                    <a:prstGeom prst="rect">
                      <a:avLst/>
                    </a:prstGeom>
                  </pic:spPr>
                </pic:pic>
              </a:graphicData>
            </a:graphic>
          </wp:inline>
        </w:drawing>
      </w:r>
    </w:p>
    <w:p w14:paraId="3E1D8510" w14:textId="6E7BF2F2" w:rsidR="00525883" w:rsidRDefault="00372C65" w:rsidP="00967845">
      <w:pPr>
        <w:widowControl/>
        <w:adjustRightInd w:val="0"/>
        <w:snapToGrid w:val="0"/>
        <w:rPr>
          <w:rFonts w:eastAsia="方正书宋简体"/>
          <w:szCs w:val="21"/>
        </w:rPr>
      </w:pPr>
      <w:r>
        <w:rPr>
          <w:rFonts w:eastAsia="方正书宋简体" w:hint="eastAsia"/>
          <w:szCs w:val="21"/>
        </w:rPr>
        <w:t>以上</w:t>
      </w:r>
      <w:r w:rsidR="00967845">
        <w:rPr>
          <w:rFonts w:eastAsia="方正书宋简体"/>
          <w:szCs w:val="21"/>
        </w:rPr>
        <w:t>，</w:t>
      </w:r>
      <w:r w:rsidR="00967845">
        <w:rPr>
          <w:rFonts w:eastAsia="方正书宋简体" w:hint="eastAsia"/>
          <w:szCs w:val="21"/>
        </w:rPr>
        <w:t>我们证明</w:t>
      </w:r>
      <w:r w:rsidR="00967845">
        <w:rPr>
          <w:rFonts w:eastAsia="方正书宋简体"/>
          <w:szCs w:val="21"/>
        </w:rPr>
        <w:t>了光路的干涉稳定性。</w:t>
      </w:r>
    </w:p>
    <w:p w14:paraId="3BC13482" w14:textId="303D877F" w:rsidR="00B24B4C" w:rsidRDefault="00B24B4C" w:rsidP="00B24B4C">
      <w:pPr>
        <w:spacing w:beforeLines="50" w:before="120" w:afterLines="50" w:after="120" w:line="254" w:lineRule="auto"/>
        <w:rPr>
          <w:sz w:val="28"/>
          <w:szCs w:val="28"/>
        </w:rPr>
      </w:pPr>
      <w:r>
        <w:rPr>
          <w:rFonts w:eastAsia="黑体"/>
          <w:b/>
        </w:rPr>
        <w:t>1</w:t>
      </w:r>
      <w:r>
        <w:rPr>
          <w:rFonts w:eastAsia="黑体" w:hint="eastAsia"/>
          <w:b/>
        </w:rPr>
        <w:t>.</w:t>
      </w:r>
      <w:r>
        <w:rPr>
          <w:rFonts w:eastAsia="黑体"/>
          <w:b/>
        </w:rPr>
        <w:t>2</w:t>
      </w:r>
      <w:r>
        <w:rPr>
          <w:rFonts w:eastAsia="黑体" w:hint="eastAsia"/>
          <w:b/>
        </w:rPr>
        <w:t xml:space="preserve">  </w:t>
      </w:r>
      <w:r>
        <w:rPr>
          <w:rFonts w:eastAsia="黑体" w:hint="eastAsia"/>
          <w:b/>
        </w:rPr>
        <w:t>实验实现流程</w:t>
      </w:r>
      <w:r>
        <w:rPr>
          <w:rFonts w:hint="eastAsia"/>
          <w:sz w:val="28"/>
          <w:szCs w:val="28"/>
        </w:rPr>
        <w:t xml:space="preserve"> </w:t>
      </w:r>
    </w:p>
    <w:p w14:paraId="7E083611" w14:textId="2152FC4D" w:rsidR="00B24B4C" w:rsidRDefault="00D25DF2" w:rsidP="00B24B4C">
      <w:pPr>
        <w:spacing w:beforeLines="50" w:before="120" w:afterLines="50" w:after="120" w:line="254" w:lineRule="auto"/>
        <w:jc w:val="center"/>
        <w:rPr>
          <w:sz w:val="28"/>
          <w:szCs w:val="28"/>
        </w:rPr>
      </w:pPr>
      <w:r w:rsidRPr="00D25DF2">
        <w:rPr>
          <w:sz w:val="28"/>
          <w:szCs w:val="28"/>
        </w:rPr>
        <w:drawing>
          <wp:inline distT="0" distB="0" distL="0" distR="0" wp14:anchorId="207E9DD1" wp14:editId="3139ADC4">
            <wp:extent cx="2880000" cy="476640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4766400"/>
                    </a:xfrm>
                    <a:prstGeom prst="rect">
                      <a:avLst/>
                    </a:prstGeom>
                  </pic:spPr>
                </pic:pic>
              </a:graphicData>
            </a:graphic>
          </wp:inline>
        </w:drawing>
      </w:r>
    </w:p>
    <w:p w14:paraId="1C0F1806" w14:textId="67B1A018" w:rsidR="00B24B4C" w:rsidRDefault="00B24B4C" w:rsidP="00B24B4C">
      <w:pPr>
        <w:spacing w:beforeLines="50" w:before="120" w:afterLines="50" w:after="120" w:line="254" w:lineRule="auto"/>
        <w:jc w:val="center"/>
        <w:rPr>
          <w:sz w:val="28"/>
          <w:szCs w:val="28"/>
        </w:rPr>
      </w:pPr>
      <w:commentRangeStart w:id="71"/>
      <w:r>
        <w:rPr>
          <w:rFonts w:hint="eastAsia"/>
        </w:rPr>
        <w:t>F</w:t>
      </w:r>
      <w:r>
        <w:rPr>
          <w:rFonts w:hint="eastAsia"/>
        </w:rPr>
        <w:t>ig.2</w:t>
      </w:r>
      <w:r>
        <w:rPr>
          <w:rFonts w:hint="eastAsia"/>
          <w:sz w:val="28"/>
          <w:szCs w:val="28"/>
        </w:rPr>
        <w:t xml:space="preserve"> </w:t>
      </w:r>
      <w:r>
        <w:rPr>
          <w:rFonts w:hint="eastAsia"/>
        </w:rPr>
        <w:t>实现</w:t>
      </w:r>
      <w:r>
        <w:t>自扫描过程流程图</w:t>
      </w:r>
      <w:commentRangeEnd w:id="71"/>
      <w:r>
        <w:rPr>
          <w:rStyle w:val="af6"/>
        </w:rPr>
        <w:commentReference w:id="71"/>
      </w:r>
    </w:p>
    <w:p w14:paraId="774F6421" w14:textId="064C7D0A" w:rsidR="00B24B4C" w:rsidRPr="0080710B" w:rsidRDefault="00B24B4C" w:rsidP="0080710B">
      <w:pPr>
        <w:widowControl/>
        <w:adjustRightInd w:val="0"/>
        <w:snapToGrid w:val="0"/>
        <w:ind w:firstLine="420"/>
        <w:jc w:val="left"/>
        <w:rPr>
          <w:rFonts w:hint="eastAsia"/>
        </w:rPr>
      </w:pPr>
      <w:r>
        <w:t>图二所示</w:t>
      </w:r>
      <w:r>
        <w:rPr>
          <w:rFonts w:hint="eastAsia"/>
        </w:rPr>
        <w:t>为</w:t>
      </w:r>
      <w:r>
        <w:t>相位自扫描过程的流程图。</w:t>
      </w:r>
      <w:r>
        <w:rPr>
          <w:rFonts w:hint="eastAsia"/>
        </w:rPr>
        <w:t>主控制面板首先触发</w:t>
      </w:r>
      <w:r>
        <w:t>自扫描功能，</w:t>
      </w:r>
      <w:r>
        <w:rPr>
          <w:rFonts w:hint="eastAsia"/>
        </w:rPr>
        <w:t>通过</w:t>
      </w:r>
      <w:r>
        <w:t>FPGA</w:t>
      </w:r>
      <w:r>
        <w:t>不断向相位调制器发送控制位信息，调制相位调制器两端的电压和时间延时</w:t>
      </w:r>
      <w:r w:rsidR="00DD375C">
        <w:t>。</w:t>
      </w:r>
      <w:r w:rsidR="006F326A">
        <w:t>与此同时，</w:t>
      </w:r>
      <w:r w:rsidR="006F326A">
        <w:rPr>
          <w:rFonts w:hint="eastAsia"/>
        </w:rPr>
        <w:t>单光子探测器</w:t>
      </w:r>
      <w:r w:rsidR="006F326A">
        <w:t>通过</w:t>
      </w:r>
      <w:r w:rsidR="006F326A">
        <w:t>Labview</w:t>
      </w:r>
      <w:r w:rsidR="006F326A">
        <w:t>不断的输出探测信息</w:t>
      </w:r>
      <w:r w:rsidR="009855EA">
        <w:t>。</w:t>
      </w:r>
      <w:r w:rsidR="006F326A">
        <w:rPr>
          <w:rFonts w:hint="eastAsia"/>
        </w:rPr>
        <w:t>当</w:t>
      </w:r>
      <w:r w:rsidR="006F326A">
        <w:t>单光子探测器的</w:t>
      </w:r>
      <w:r w:rsidR="006F326A">
        <w:rPr>
          <w:rFonts w:hint="eastAsia"/>
        </w:rPr>
        <w:t>门宽</w:t>
      </w:r>
      <w:r w:rsidR="006F326A">
        <w:t>PMW</w:t>
      </w:r>
      <w:r w:rsidR="006F326A">
        <w:rPr>
          <w:rFonts w:hint="eastAsia"/>
        </w:rPr>
        <w:t>小于</w:t>
      </w:r>
      <w:r w:rsidR="006F326A">
        <w:t>20</w:t>
      </w:r>
      <w:r w:rsidR="006F326A">
        <w:rPr>
          <w:rFonts w:hint="eastAsia"/>
        </w:rPr>
        <w:t>ns</w:t>
      </w:r>
      <w:r w:rsidR="006F326A">
        <w:rPr>
          <w:rFonts w:hint="eastAsia"/>
        </w:rPr>
        <w:t>时</w:t>
      </w:r>
      <w:r w:rsidR="006F326A">
        <w:t>，由于门宽过小，</w:t>
      </w:r>
      <w:r w:rsidR="006F326A">
        <w:rPr>
          <w:rFonts w:hint="eastAsia"/>
        </w:rPr>
        <w:t>探测器</w:t>
      </w:r>
      <w:r w:rsidR="006F326A">
        <w:t>无法抓到相应，</w:t>
      </w:r>
      <w:r w:rsidR="006F326A">
        <w:rPr>
          <w:rFonts w:hint="eastAsia"/>
        </w:rPr>
        <w:t>输出结果</w:t>
      </w:r>
      <w:r w:rsidR="006F326A">
        <w:t>为</w:t>
      </w:r>
      <w:r w:rsidR="006F326A">
        <w:t>0</w:t>
      </w:r>
      <w:r w:rsidR="009855EA">
        <w:t>。</w:t>
      </w:r>
      <w:r w:rsidR="009855EA">
        <w:rPr>
          <w:rFonts w:hint="eastAsia"/>
        </w:rPr>
        <w:t>利用</w:t>
      </w:r>
      <w:r w:rsidR="009855EA">
        <w:t>上述特性，</w:t>
      </w:r>
      <w:r w:rsidR="009855EA">
        <w:rPr>
          <w:rFonts w:hint="eastAsia"/>
        </w:rPr>
        <w:t>我们</w:t>
      </w:r>
      <w:r w:rsidR="009855EA">
        <w:t>会在扫描即将开始和已经结束时置门宽为</w:t>
      </w:r>
      <w:r w:rsidR="009855EA">
        <w:t>10</w:t>
      </w:r>
      <w:r w:rsidR="009855EA">
        <w:rPr>
          <w:rFonts w:hint="eastAsia"/>
        </w:rPr>
        <w:t>ns</w:t>
      </w:r>
      <w:r w:rsidR="009855EA">
        <w:t>。</w:t>
      </w:r>
      <w:r w:rsidR="009855EA">
        <w:rPr>
          <w:rFonts w:hint="eastAsia"/>
        </w:rPr>
        <w:t>在</w:t>
      </w:r>
      <w:r w:rsidR="009855EA">
        <w:t>读取程序中，</w:t>
      </w:r>
      <w:r w:rsidR="009855EA">
        <w:rPr>
          <w:rFonts w:hint="eastAsia"/>
        </w:rPr>
        <w:t>当</w:t>
      </w:r>
      <w:r w:rsidR="009855EA">
        <w:t>出现大于</w:t>
      </w:r>
      <w:r w:rsidR="009855EA">
        <w:t>10</w:t>
      </w:r>
      <w:r w:rsidR="009855EA">
        <w:rPr>
          <w:rFonts w:hint="eastAsia"/>
        </w:rPr>
        <w:t>个</w:t>
      </w:r>
      <w:r w:rsidR="009855EA">
        <w:t>0</w:t>
      </w:r>
      <w:r w:rsidR="009855EA">
        <w:rPr>
          <w:rFonts w:hint="eastAsia"/>
        </w:rPr>
        <w:t>点</w:t>
      </w:r>
      <w:r w:rsidR="009855EA">
        <w:t>我们认为扫描开始，而在此出现大量</w:t>
      </w:r>
      <w:r w:rsidR="009855EA">
        <w:t>0</w:t>
      </w:r>
      <w:r w:rsidR="009855EA">
        <w:rPr>
          <w:rFonts w:hint="eastAsia"/>
        </w:rPr>
        <w:t>点</w:t>
      </w:r>
      <w:r w:rsidR="009855EA">
        <w:t>时我们视为扫描完成。</w:t>
      </w:r>
      <w:r w:rsidR="009855EA">
        <w:rPr>
          <w:rFonts w:hint="eastAsia"/>
        </w:rPr>
        <w:t>在</w:t>
      </w:r>
      <w:r w:rsidR="009855EA">
        <w:t>扫描完成后，我们首先判断认定扫描数据量</w:t>
      </w:r>
      <w:r w:rsidR="00514869">
        <w:t>大于参考值</w:t>
      </w:r>
      <w:r w:rsidR="00514869">
        <w:t>(40000)</w:t>
      </w:r>
      <w:r w:rsidR="00514869">
        <w:t>时</w:t>
      </w:r>
      <w:r w:rsidR="00514869">
        <w:rPr>
          <w:rFonts w:hint="eastAsia"/>
        </w:rPr>
        <w:t>认为</w:t>
      </w:r>
      <w:r w:rsidR="00514869">
        <w:t>得到了正确扫描数据。</w:t>
      </w:r>
      <w:r w:rsidR="00514869">
        <w:rPr>
          <w:rFonts w:hint="eastAsia"/>
        </w:rPr>
        <w:t>最后</w:t>
      </w:r>
      <w:r w:rsidR="0080710B">
        <w:t>我们将两个探测器得到的数据</w:t>
      </w:r>
      <w:r w:rsidR="0080710B">
        <w:rPr>
          <w:rFonts w:hint="eastAsia"/>
        </w:rPr>
        <w:t>值</w:t>
      </w:r>
      <w:r w:rsidR="0080710B">
        <w:t>利用干涉对比度公式进行计算，</w:t>
      </w:r>
      <w:r w:rsidR="0080710B">
        <w:rPr>
          <w:rFonts w:hint="eastAsia"/>
        </w:rPr>
        <w:t>得到</w:t>
      </w:r>
      <w:r w:rsidR="0080710B">
        <w:t>干涉对比度最大值的点以及对应这个点的三个变量值。</w:t>
      </w:r>
      <w:r w:rsidR="00E103E9">
        <w:t>至此，</w:t>
      </w:r>
      <w:r w:rsidR="00E103E9">
        <w:rPr>
          <w:rFonts w:hint="eastAsia"/>
        </w:rPr>
        <w:t>完成了</w:t>
      </w:r>
      <w:r w:rsidR="00E103E9">
        <w:t>整个的</w:t>
      </w:r>
      <w:r w:rsidR="0080710B">
        <w:rPr>
          <w:rFonts w:hint="eastAsia"/>
        </w:rPr>
        <w:t>自扫描过程</w:t>
      </w:r>
      <w:r w:rsidR="0080710B">
        <w:t>。</w:t>
      </w:r>
    </w:p>
    <w:p w14:paraId="2C9AE27A" w14:textId="325E7B96" w:rsidR="0074783D" w:rsidRDefault="00B24B4C" w:rsidP="0074783D">
      <w:pPr>
        <w:widowControl/>
        <w:adjustRightInd w:val="0"/>
        <w:snapToGrid w:val="0"/>
        <w:jc w:val="left"/>
        <w:rPr>
          <w:rFonts w:eastAsia="方正书宋简体"/>
          <w:szCs w:val="21"/>
        </w:rPr>
      </w:pPr>
      <w:r>
        <w:rPr>
          <w:rFonts w:eastAsia="黑体"/>
          <w:b/>
        </w:rPr>
        <w:t>1.3</w:t>
      </w:r>
      <w:r w:rsidR="0074783D" w:rsidRPr="00D908B7">
        <w:rPr>
          <w:rFonts w:eastAsia="黑体" w:hint="eastAsia"/>
          <w:b/>
        </w:rPr>
        <w:t xml:space="preserve">  </w:t>
      </w:r>
      <w:r w:rsidR="0074783D" w:rsidRPr="00D908B7">
        <w:rPr>
          <w:rFonts w:eastAsia="黑体" w:hint="eastAsia"/>
          <w:b/>
        </w:rPr>
        <w:t>实验软件设计</w:t>
      </w:r>
    </w:p>
    <w:p w14:paraId="4CEF2D06" w14:textId="7964AAF6" w:rsidR="0074783D" w:rsidRDefault="008734EA" w:rsidP="0074783D">
      <w:pPr>
        <w:pStyle w:val="af2"/>
        <w:spacing w:beforeLines="50" w:before="120" w:afterLines="50" w:after="120" w:line="254" w:lineRule="auto"/>
        <w:ind w:left="495"/>
        <w:rPr>
          <w:rFonts w:ascii="黑体" w:eastAsia="黑体"/>
        </w:rPr>
      </w:pPr>
      <w:r>
        <w:rPr>
          <w:rFonts w:hint="eastAsia"/>
        </w:rPr>
        <w:t>1.3</w:t>
      </w:r>
      <w:r w:rsidR="0074783D">
        <w:rPr>
          <w:rFonts w:hint="eastAsia"/>
        </w:rPr>
        <w:t xml:space="preserve">.1 </w:t>
      </w:r>
      <w:r w:rsidR="0074783D">
        <w:rPr>
          <w:rFonts w:ascii="黑体" w:eastAsia="黑体" w:hint="eastAsia"/>
        </w:rPr>
        <w:t>MFC</w:t>
      </w:r>
      <w:r w:rsidR="0074783D">
        <w:rPr>
          <w:rFonts w:ascii="黑体" w:eastAsia="黑体"/>
        </w:rPr>
        <w:t>部分</w:t>
      </w:r>
    </w:p>
    <w:p w14:paraId="600D4B0E" w14:textId="43B8BB10" w:rsidR="006A77FA" w:rsidRDefault="001A6128" w:rsidP="006A77FA">
      <w:pPr>
        <w:widowControl/>
        <w:autoSpaceDE w:val="0"/>
        <w:autoSpaceDN w:val="0"/>
        <w:adjustRightInd w:val="0"/>
        <w:spacing w:line="280" w:lineRule="atLeast"/>
        <w:jc w:val="center"/>
        <w:rPr>
          <w:rFonts w:ascii="Times" w:eastAsiaTheme="minorEastAsia" w:hAnsi="Times" w:cs="Times"/>
          <w:color w:val="000000"/>
          <w:kern w:val="0"/>
          <w:sz w:val="24"/>
        </w:rPr>
      </w:pPr>
      <w:r>
        <w:rPr>
          <w:rFonts w:ascii="Times" w:eastAsiaTheme="minorEastAsia" w:hAnsi="Times" w:cs="Times"/>
          <w:noProof/>
          <w:color w:val="000000"/>
          <w:kern w:val="0"/>
          <w:sz w:val="24"/>
        </w:rPr>
        <w:drawing>
          <wp:inline distT="0" distB="0" distL="0" distR="0" wp14:anchorId="20ED316D" wp14:editId="6F728760">
            <wp:extent cx="4320000" cy="3160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1.png"/>
                    <pic:cNvPicPr/>
                  </pic:nvPicPr>
                  <pic:blipFill>
                    <a:blip r:embed="rId41">
                      <a:extLst>
                        <a:ext uri="{28A0092B-C50C-407E-A947-70E740481C1C}">
                          <a14:useLocalDpi xmlns:a14="http://schemas.microsoft.com/office/drawing/2010/main" val="0"/>
                        </a:ext>
                      </a:extLst>
                    </a:blip>
                    <a:stretch>
                      <a:fillRect/>
                    </a:stretch>
                  </pic:blipFill>
                  <pic:spPr>
                    <a:xfrm>
                      <a:off x="0" y="0"/>
                      <a:ext cx="4320000" cy="3160800"/>
                    </a:xfrm>
                    <a:prstGeom prst="rect">
                      <a:avLst/>
                    </a:prstGeom>
                  </pic:spPr>
                </pic:pic>
              </a:graphicData>
            </a:graphic>
          </wp:inline>
        </w:drawing>
      </w:r>
    </w:p>
    <w:p w14:paraId="6075D472" w14:textId="77777777" w:rsidR="00064AB0" w:rsidRDefault="00064AB0" w:rsidP="006A77FA">
      <w:pPr>
        <w:widowControl/>
        <w:autoSpaceDE w:val="0"/>
        <w:autoSpaceDN w:val="0"/>
        <w:adjustRightInd w:val="0"/>
        <w:spacing w:line="280" w:lineRule="atLeast"/>
        <w:jc w:val="center"/>
        <w:rPr>
          <w:rFonts w:ascii="Times" w:eastAsiaTheme="minorEastAsia" w:hAnsi="Times" w:cs="Times"/>
          <w:color w:val="000000"/>
          <w:kern w:val="0"/>
          <w:sz w:val="24"/>
        </w:rPr>
      </w:pPr>
    </w:p>
    <w:p w14:paraId="65CEEDC0" w14:textId="2A257D21" w:rsidR="006A77FA" w:rsidRPr="00D908B7" w:rsidRDefault="006A77FA" w:rsidP="00087882">
      <w:pPr>
        <w:pStyle w:val="af2"/>
        <w:spacing w:beforeLines="50" w:before="120" w:afterLines="50" w:after="120" w:line="254" w:lineRule="auto"/>
        <w:ind w:left="495"/>
        <w:jc w:val="left"/>
        <w:rPr>
          <w:rFonts w:ascii="黑体" w:eastAsia="黑体"/>
          <w:b/>
        </w:rPr>
      </w:pPr>
      <w:r>
        <w:t>Fig.</w:t>
      </w:r>
      <w:r>
        <w:rPr>
          <w:rFonts w:hint="eastAsia"/>
        </w:rPr>
        <w:t xml:space="preserve">3 </w:t>
      </w:r>
      <w:r>
        <w:rPr>
          <w:rFonts w:hint="eastAsia"/>
        </w:rPr>
        <w:t>用</w:t>
      </w:r>
      <w:r>
        <w:t>MFC</w:t>
      </w:r>
      <w:r>
        <w:rPr>
          <w:rFonts w:hint="eastAsia"/>
        </w:rPr>
        <w:t>编写</w:t>
      </w:r>
      <w:r>
        <w:t>的操作面板，其中</w:t>
      </w:r>
      <w:r>
        <w:t>DA1</w:t>
      </w:r>
      <w:r>
        <w:rPr>
          <w:rFonts w:hint="eastAsia"/>
        </w:rPr>
        <w:t>为</w:t>
      </w:r>
      <w:r>
        <w:t>相位调制器电压，</w:t>
      </w:r>
      <w:r>
        <w:rPr>
          <w:rFonts w:hint="eastAsia"/>
        </w:rPr>
        <w:t>PWM</w:t>
      </w:r>
      <w:r>
        <w:t>为加载脉宽，</w:t>
      </w:r>
      <w:r>
        <w:rPr>
          <w:rFonts w:hint="eastAsia"/>
        </w:rPr>
        <w:t>Delay</w:t>
      </w:r>
      <w:r>
        <w:t>1</w:t>
      </w:r>
      <w:r>
        <w:rPr>
          <w:rFonts w:hint="eastAsia"/>
        </w:rPr>
        <w:t>为</w:t>
      </w:r>
      <w:r w:rsidR="00087882">
        <w:rPr>
          <w:rFonts w:hint="eastAsia"/>
        </w:rPr>
        <w:t>相位调制器延时</w:t>
      </w:r>
      <w:r w:rsidR="00087882">
        <w:t>，</w:t>
      </w:r>
      <w:r w:rsidR="00087882">
        <w:rPr>
          <w:rFonts w:hint="eastAsia"/>
        </w:rPr>
        <w:t>Delay</w:t>
      </w:r>
      <w:r w:rsidR="00087882">
        <w:t>2</w:t>
      </w:r>
      <w:r w:rsidR="00087882">
        <w:rPr>
          <w:rFonts w:hint="eastAsia"/>
        </w:rPr>
        <w:t>为</w:t>
      </w:r>
      <w:r w:rsidR="00087882">
        <w:t>单光子探测器总延时。参数调制栏下面为得到的结果栏。</w:t>
      </w:r>
    </w:p>
    <w:p w14:paraId="1B71C4FD" w14:textId="3892CACD" w:rsidR="005A51AD" w:rsidRDefault="009C7784" w:rsidP="000C698D">
      <w:pPr>
        <w:widowControl/>
        <w:adjustRightInd w:val="0"/>
        <w:snapToGrid w:val="0"/>
        <w:ind w:firstLine="420"/>
        <w:jc w:val="left"/>
      </w:pPr>
      <w:r>
        <w:t>MFC</w:t>
      </w:r>
      <w:r w:rsidR="005A51AD">
        <w:t>是微软公司提供的一个类库。</w:t>
      </w:r>
      <w:r w:rsidR="005A51AD">
        <w:rPr>
          <w:rFonts w:hint="eastAsia"/>
        </w:rPr>
        <w:t>它</w:t>
      </w:r>
      <w:r w:rsidR="005A51AD">
        <w:t>将</w:t>
      </w:r>
      <w:r w:rsidR="005A51AD">
        <w:t>c</w:t>
      </w:r>
      <w:r w:rsidR="005A51AD">
        <w:t>语言程序封装起来，</w:t>
      </w:r>
      <w:r w:rsidR="005A51AD">
        <w:rPr>
          <w:rFonts w:hint="eastAsia"/>
        </w:rPr>
        <w:t>当我们</w:t>
      </w:r>
      <w:r w:rsidR="005A51AD">
        <w:t>点击按钮会触发相应的程序。</w:t>
      </w:r>
      <w:r w:rsidR="005A51AD">
        <w:rPr>
          <w:rFonts w:hint="eastAsia"/>
        </w:rPr>
        <w:t>实验中</w:t>
      </w:r>
      <w:r w:rsidR="005A51AD">
        <w:t>我们在</w:t>
      </w:r>
      <w:r w:rsidR="005A51AD">
        <w:t>MFC</w:t>
      </w:r>
      <w:r>
        <w:t>主</w:t>
      </w:r>
      <w:r w:rsidR="006B3894">
        <w:t>面板</w:t>
      </w:r>
      <w:r w:rsidR="005A51AD">
        <w:t>中集成了控制位扫描，</w:t>
      </w:r>
      <w:r w:rsidR="005A51AD">
        <w:rPr>
          <w:rFonts w:hint="eastAsia"/>
        </w:rPr>
        <w:t>文件</w:t>
      </w:r>
      <w:r w:rsidR="005A51AD">
        <w:t>读取，</w:t>
      </w:r>
      <w:r w:rsidR="005A51AD">
        <w:rPr>
          <w:rFonts w:hint="eastAsia"/>
        </w:rPr>
        <w:t>数据处理</w:t>
      </w:r>
      <w:r w:rsidR="005A51AD">
        <w:t>功能</w:t>
      </w:r>
      <w:r w:rsidR="006B3894">
        <w:t>。</w:t>
      </w:r>
      <w:r w:rsidR="005A51AD">
        <w:t>集成后的程序在完全满足实验要求的情况下，</w:t>
      </w:r>
      <w:r w:rsidR="005A51AD">
        <w:rPr>
          <w:rFonts w:hint="eastAsia"/>
        </w:rPr>
        <w:t>易于操作</w:t>
      </w:r>
      <w:r w:rsidR="005A51AD">
        <w:t>，</w:t>
      </w:r>
      <w:r w:rsidR="005A51AD">
        <w:rPr>
          <w:rFonts w:hint="eastAsia"/>
        </w:rPr>
        <w:t>即使</w:t>
      </w:r>
      <w:r w:rsidR="00E103E9">
        <w:t>没有编程基础</w:t>
      </w:r>
      <w:r w:rsidR="005A51AD">
        <w:t>也可以完成实验。</w:t>
      </w:r>
    </w:p>
    <w:p w14:paraId="5EFE990C" w14:textId="6BB11C39" w:rsidR="0074783D" w:rsidRDefault="00E103E9" w:rsidP="000C698D">
      <w:pPr>
        <w:widowControl/>
        <w:adjustRightInd w:val="0"/>
        <w:snapToGrid w:val="0"/>
        <w:ind w:firstLine="420"/>
        <w:jc w:val="left"/>
      </w:pPr>
      <w:r>
        <w:t>如图三所示，</w:t>
      </w:r>
      <w:r>
        <w:rPr>
          <w:rFonts w:hint="eastAsia"/>
        </w:rPr>
        <w:t>MFC</w:t>
      </w:r>
      <w:r w:rsidR="006B3894">
        <w:rPr>
          <w:rFonts w:hint="eastAsia"/>
        </w:rPr>
        <w:t>作为</w:t>
      </w:r>
      <w:r w:rsidR="006B3894">
        <w:t>整个扫描平台的中枢，</w:t>
      </w:r>
      <w:r w:rsidR="006B3894">
        <w:rPr>
          <w:rFonts w:hint="eastAsia"/>
        </w:rPr>
        <w:t>它首先</w:t>
      </w:r>
      <w:r w:rsidR="006B3894">
        <w:t>负责</w:t>
      </w:r>
      <w:r w:rsidR="006B3894">
        <w:rPr>
          <w:rFonts w:hint="eastAsia"/>
        </w:rPr>
        <w:t>通过</w:t>
      </w:r>
      <w:r w:rsidR="006B3894">
        <w:t>FPGA</w:t>
      </w:r>
      <w:r w:rsidR="006B3894">
        <w:t>向相位调制器发送控制位信息，</w:t>
      </w:r>
      <w:r w:rsidR="006B3894">
        <w:rPr>
          <w:rFonts w:hint="eastAsia"/>
        </w:rPr>
        <w:t>进行</w:t>
      </w:r>
      <w:r w:rsidR="006B3894">
        <w:t>参数变量的循环遍历过程。我们一共有四个参数：</w:t>
      </w:r>
      <w:r w:rsidR="000C698D">
        <w:t>DA1</w:t>
      </w:r>
      <w:r w:rsidR="000C698D">
        <w:rPr>
          <w:rFonts w:hint="eastAsia"/>
        </w:rPr>
        <w:t>为</w:t>
      </w:r>
      <w:r w:rsidR="000C698D">
        <w:t>相位调制器电压，</w:t>
      </w:r>
      <w:r w:rsidR="000C698D">
        <w:rPr>
          <w:rFonts w:hint="eastAsia"/>
        </w:rPr>
        <w:t>PWM</w:t>
      </w:r>
      <w:r w:rsidR="000C698D">
        <w:t>为加载脉宽，</w:t>
      </w:r>
      <w:r w:rsidR="000C698D">
        <w:rPr>
          <w:rFonts w:hint="eastAsia"/>
        </w:rPr>
        <w:t>Delay</w:t>
      </w:r>
      <w:r w:rsidR="000C698D">
        <w:t>1</w:t>
      </w:r>
      <w:r w:rsidR="000C698D">
        <w:rPr>
          <w:rFonts w:hint="eastAsia"/>
        </w:rPr>
        <w:t>为相位调制器延时</w:t>
      </w:r>
      <w:r w:rsidR="000C698D">
        <w:t>，</w:t>
      </w:r>
      <w:r w:rsidR="000C698D">
        <w:rPr>
          <w:rFonts w:hint="eastAsia"/>
        </w:rPr>
        <w:t>Delay</w:t>
      </w:r>
      <w:r w:rsidR="000C698D">
        <w:t>2</w:t>
      </w:r>
      <w:r w:rsidR="000C698D">
        <w:rPr>
          <w:rFonts w:hint="eastAsia"/>
        </w:rPr>
        <w:t>为</w:t>
      </w:r>
      <w:r w:rsidR="000C698D">
        <w:t>单光子探测器总延时</w:t>
      </w:r>
      <w:r w:rsidR="000C698D">
        <w:t>。</w:t>
      </w:r>
      <w:r w:rsidR="0074783D">
        <w:rPr>
          <w:rFonts w:hint="eastAsia"/>
        </w:rPr>
        <w:t>在实际的操作过程中，为了降低计算的复杂度，我们使用剪枝法，即把一定不会出现的参数变量进行人为的剔除。从而，我们选定</w:t>
      </w:r>
      <w:r w:rsidR="0074783D">
        <w:rPr>
          <w:rFonts w:hint="eastAsia"/>
        </w:rPr>
        <w:t>DA1</w:t>
      </w:r>
      <w:r w:rsidR="0074783D">
        <w:rPr>
          <w:rFonts w:hint="eastAsia"/>
        </w:rPr>
        <w:t>的控制范围为</w:t>
      </w:r>
      <w:r w:rsidR="0074783D">
        <w:rPr>
          <w:rFonts w:hint="eastAsia"/>
        </w:rPr>
        <w:t>3.74v~5.86v</w:t>
      </w:r>
      <w:r w:rsidR="0074783D">
        <w:rPr>
          <w:rFonts w:hint="eastAsia"/>
        </w:rPr>
        <w:t>；</w:t>
      </w:r>
      <w:r w:rsidR="0074783D">
        <w:rPr>
          <w:rFonts w:hint="eastAsia"/>
        </w:rPr>
        <w:t>Delay1</w:t>
      </w:r>
      <w:r w:rsidR="0074783D">
        <w:rPr>
          <w:rFonts w:hint="eastAsia"/>
        </w:rPr>
        <w:t>的控制范围为</w:t>
      </w:r>
      <w:r w:rsidR="0074783D">
        <w:rPr>
          <w:rFonts w:hint="eastAsia"/>
        </w:rPr>
        <w:t>40ns~80ns</w:t>
      </w:r>
      <w:r w:rsidR="0074783D">
        <w:rPr>
          <w:rFonts w:hint="eastAsia"/>
        </w:rPr>
        <w:t>；</w:t>
      </w:r>
      <w:r w:rsidR="0074783D">
        <w:rPr>
          <w:rFonts w:hint="eastAsia"/>
        </w:rPr>
        <w:t>Delay2</w:t>
      </w:r>
      <w:r w:rsidR="0074783D">
        <w:rPr>
          <w:rFonts w:hint="eastAsia"/>
        </w:rPr>
        <w:t>的控制范围为</w:t>
      </w:r>
      <w:r w:rsidR="0074783D">
        <w:rPr>
          <w:rFonts w:hint="eastAsia"/>
        </w:rPr>
        <w:t>5ns~45ns</w:t>
      </w:r>
      <w:r w:rsidR="0074783D">
        <w:rPr>
          <w:rFonts w:hint="eastAsia"/>
        </w:rPr>
        <w:t>。另外，我们可以进一步将</w:t>
      </w:r>
      <w:r w:rsidR="0074783D">
        <w:rPr>
          <w:rFonts w:hint="eastAsia"/>
        </w:rPr>
        <w:t>PMW</w:t>
      </w:r>
      <w:r w:rsidR="0074783D">
        <w:rPr>
          <w:rFonts w:hint="eastAsia"/>
        </w:rPr>
        <w:t>固定在</w:t>
      </w:r>
      <w:r w:rsidR="0074783D">
        <w:rPr>
          <w:rFonts w:hint="eastAsia"/>
        </w:rPr>
        <w:t>86</w:t>
      </w:r>
      <w:r w:rsidR="0074783D">
        <w:t>ms</w:t>
      </w:r>
      <w:r w:rsidR="0074783D">
        <w:rPr>
          <w:rFonts w:hint="eastAsia"/>
        </w:rPr>
        <w:t>。这样可以更为精确且节约时间的进行扫描。</w:t>
      </w:r>
    </w:p>
    <w:p w14:paraId="4BD712A9" w14:textId="06E01502" w:rsidR="000C698D" w:rsidRDefault="000C698D" w:rsidP="000C698D">
      <w:pPr>
        <w:widowControl/>
        <w:adjustRightInd w:val="0"/>
        <w:snapToGrid w:val="0"/>
        <w:ind w:firstLine="420"/>
        <w:jc w:val="left"/>
        <w:rPr>
          <w:rFonts w:hint="eastAsia"/>
        </w:rPr>
      </w:pPr>
      <w:r>
        <w:rPr>
          <w:rFonts w:hint="eastAsia"/>
        </w:rPr>
        <w:t>在</w:t>
      </w:r>
      <w:r>
        <w:t>扫描控制位的同时，</w:t>
      </w:r>
      <w:r>
        <w:rPr>
          <w:rFonts w:hint="eastAsia"/>
        </w:rPr>
        <w:t>单光子</w:t>
      </w:r>
      <w:r>
        <w:t>探测器</w:t>
      </w:r>
      <w:r>
        <w:rPr>
          <w:rFonts w:hint="eastAsia"/>
        </w:rPr>
        <w:t>利用</w:t>
      </w:r>
      <w:r>
        <w:t>La</w:t>
      </w:r>
      <w:r>
        <w:rPr>
          <w:rFonts w:hint="eastAsia"/>
        </w:rPr>
        <w:t>bview</w:t>
      </w:r>
      <w:r w:rsidR="005A51AD">
        <w:t>的端口读写模块</w:t>
      </w:r>
      <w:r w:rsidR="005A51AD">
        <w:rPr>
          <w:rFonts w:hint="eastAsia"/>
        </w:rPr>
        <w:t>将</w:t>
      </w:r>
      <w:r w:rsidR="005A51AD">
        <w:t>探测到的结果响应，</w:t>
      </w:r>
      <w:r w:rsidR="005A51AD">
        <w:rPr>
          <w:rFonts w:hint="eastAsia"/>
        </w:rPr>
        <w:t>并</w:t>
      </w:r>
      <w:r w:rsidR="005A51AD">
        <w:t>输出到</w:t>
      </w:r>
      <w:r w:rsidR="005A51AD">
        <w:rPr>
          <w:rFonts w:hint="eastAsia"/>
        </w:rPr>
        <w:t>指定文件</w:t>
      </w:r>
      <w:r w:rsidR="005A51AD">
        <w:t>中。</w:t>
      </w:r>
      <w:r w:rsidR="005A51AD">
        <w:rPr>
          <w:rFonts w:hint="eastAsia"/>
        </w:rPr>
        <w:t>最后</w:t>
      </w:r>
      <w:r w:rsidR="005A51AD">
        <w:t>我们读取得到</w:t>
      </w:r>
      <w:r w:rsidR="005A51AD">
        <w:rPr>
          <w:rFonts w:hint="eastAsia"/>
        </w:rPr>
        <w:t>的</w:t>
      </w:r>
      <w:r w:rsidR="005A51AD">
        <w:t>结果进行干涉对比度的计算，</w:t>
      </w:r>
      <w:r w:rsidR="005A51AD">
        <w:rPr>
          <w:rFonts w:hint="eastAsia"/>
        </w:rPr>
        <w:t>得到</w:t>
      </w:r>
      <w:r w:rsidR="005A51AD">
        <w:t>最大干涉对比度点，</w:t>
      </w:r>
      <w:r w:rsidR="005A51AD">
        <w:rPr>
          <w:rFonts w:hint="eastAsia"/>
        </w:rPr>
        <w:t>并</w:t>
      </w:r>
      <w:r w:rsidR="005A51AD">
        <w:t>将得到干涉对比度最大点时的电压，</w:t>
      </w:r>
      <w:r w:rsidR="005A51AD">
        <w:rPr>
          <w:rFonts w:hint="eastAsia"/>
        </w:rPr>
        <w:t>延时</w:t>
      </w:r>
      <w:r w:rsidR="005A51AD">
        <w:t>以及扫描总位数输出到控制面板中。</w:t>
      </w:r>
    </w:p>
    <w:p w14:paraId="68425160" w14:textId="597FC275" w:rsidR="0074783D" w:rsidRDefault="008734EA" w:rsidP="0074783D">
      <w:pPr>
        <w:widowControl/>
        <w:adjustRightInd w:val="0"/>
        <w:snapToGrid w:val="0"/>
        <w:ind w:firstLine="420"/>
      </w:pPr>
      <w:r>
        <w:rPr>
          <w:rFonts w:hint="eastAsia"/>
        </w:rPr>
        <w:t>1.3</w:t>
      </w:r>
      <w:r w:rsidR="0074783D">
        <w:rPr>
          <w:rFonts w:hint="eastAsia"/>
        </w:rPr>
        <w:t>.</w:t>
      </w:r>
      <w:r w:rsidR="0074783D">
        <w:t>2</w:t>
      </w:r>
      <w:r w:rsidR="0074783D">
        <w:rPr>
          <w:rFonts w:hint="eastAsia"/>
        </w:rPr>
        <w:t xml:space="preserve"> </w:t>
      </w:r>
      <w:r w:rsidR="0074783D">
        <w:rPr>
          <w:rFonts w:ascii="黑体" w:eastAsia="黑体"/>
        </w:rPr>
        <w:t>LabView部分</w:t>
      </w:r>
    </w:p>
    <w:p w14:paraId="23BA72B6" w14:textId="361DF88E" w:rsidR="00BE4FCB" w:rsidRDefault="0001140C" w:rsidP="00BE4FCB">
      <w:pPr>
        <w:widowControl/>
        <w:adjustRightInd w:val="0"/>
        <w:snapToGrid w:val="0"/>
        <w:ind w:firstLine="420"/>
        <w:jc w:val="left"/>
      </w:pPr>
      <w:r>
        <w:t>利用</w:t>
      </w:r>
      <w:r>
        <w:t>Lab</w:t>
      </w:r>
      <w:r>
        <w:rPr>
          <w:rFonts w:hint="eastAsia"/>
        </w:rPr>
        <w:t>view</w:t>
      </w:r>
      <w:r>
        <w:t>进行数据采集</w:t>
      </w:r>
      <w:r w:rsidR="00BE4FCB">
        <w:rPr>
          <w:rFonts w:hint="eastAsia"/>
        </w:rPr>
        <w:t>有</w:t>
      </w:r>
      <w:r w:rsidR="00BE4FCB">
        <w:t>多种方式</w:t>
      </w:r>
      <w:r w:rsidR="0074783D">
        <w:rPr>
          <w:rFonts w:hint="eastAsia"/>
        </w:rPr>
        <w:t>。</w:t>
      </w:r>
      <w:r w:rsidR="00BE4FCB">
        <w:t>最为简便的方式便是利用</w:t>
      </w:r>
      <w:r w:rsidR="00BE4FCB">
        <w:t>NI</w:t>
      </w:r>
      <w:r w:rsidR="00BE4FCB">
        <w:t>公司生产的数据采集</w:t>
      </w:r>
      <w:r w:rsidR="00BE4FCB">
        <w:rPr>
          <w:rFonts w:hint="eastAsia"/>
        </w:rPr>
        <w:t>板</w:t>
      </w:r>
      <w:r w:rsidR="00BE4FCB">
        <w:t>卡和</w:t>
      </w:r>
      <w:r w:rsidR="00BE4FCB">
        <w:t>Labview</w:t>
      </w:r>
      <w:r w:rsidR="00BE4FCB">
        <w:rPr>
          <w:rFonts w:hint="eastAsia"/>
        </w:rPr>
        <w:t>中的</w:t>
      </w:r>
      <w:r w:rsidR="00BE4FCB">
        <w:t>数据采集</w:t>
      </w:r>
      <w:r w:rsidR="00BE4FCB">
        <w:rPr>
          <w:rFonts w:hint="eastAsia"/>
        </w:rPr>
        <w:t>VI</w:t>
      </w:r>
      <w:r w:rsidR="00BE4FCB">
        <w:rPr>
          <w:rFonts w:hint="eastAsia"/>
        </w:rPr>
        <w:t>实现</w:t>
      </w:r>
      <w:r w:rsidR="00BE4FCB">
        <w:t>。</w:t>
      </w:r>
      <w:r w:rsidR="00BE4FCB">
        <w:rPr>
          <w:rFonts w:hint="eastAsia"/>
        </w:rPr>
        <w:t>但</w:t>
      </w:r>
      <w:r w:rsidR="00BE4FCB">
        <w:t>这种方式价格成本高，</w:t>
      </w:r>
      <w:r w:rsidR="00BE4FCB">
        <w:rPr>
          <w:rFonts w:hint="eastAsia"/>
        </w:rPr>
        <w:t>并不适合</w:t>
      </w:r>
      <w:r w:rsidR="00BE4FCB">
        <w:t>一般的科研机构。</w:t>
      </w:r>
      <w:r w:rsidR="00BE4FCB">
        <w:rPr>
          <w:rFonts w:hint="eastAsia"/>
        </w:rPr>
        <w:t>实验中</w:t>
      </w:r>
      <w:r w:rsidR="00BE4FCB">
        <w:t>，</w:t>
      </w:r>
      <w:r w:rsidR="00BE4FCB">
        <w:rPr>
          <w:rFonts w:hint="eastAsia"/>
        </w:rPr>
        <w:t>我们</w:t>
      </w:r>
      <w:r w:rsidR="00BE4FCB">
        <w:t>选用直接端口读写的</w:t>
      </w:r>
      <w:r w:rsidR="00BE4FCB">
        <w:t>(I/O)</w:t>
      </w:r>
      <w:r w:rsidR="00BE4FCB">
        <w:t>方式进行并口驱动设计。</w:t>
      </w:r>
    </w:p>
    <w:p w14:paraId="32605EB4" w14:textId="727FDECE" w:rsidR="00BE4FCB" w:rsidRDefault="00BE4FCB" w:rsidP="00BE4FCB">
      <w:pPr>
        <w:widowControl/>
        <w:adjustRightInd w:val="0"/>
        <w:snapToGrid w:val="0"/>
        <w:ind w:firstLine="420"/>
        <w:jc w:val="left"/>
      </w:pPr>
      <w:r>
        <w:t>Labview</w:t>
      </w:r>
      <w:r>
        <w:t>中的</w:t>
      </w:r>
      <w:r>
        <w:t>Advanced</w:t>
      </w:r>
      <w:r>
        <w:t>模块中带有两个可以直接访问物理接口设备的节点，</w:t>
      </w:r>
      <w:r>
        <w:rPr>
          <w:rFonts w:hint="eastAsia"/>
        </w:rPr>
        <w:t>即</w:t>
      </w:r>
      <w:r>
        <w:t>In Port.vi</w:t>
      </w:r>
      <w:r>
        <w:t>和</w:t>
      </w:r>
      <w:r>
        <w:t>Out Port.vi</w:t>
      </w:r>
      <w:r>
        <w:t>。</w:t>
      </w:r>
      <w:r>
        <w:rPr>
          <w:rFonts w:hint="eastAsia"/>
        </w:rPr>
        <w:t>它们</w:t>
      </w:r>
      <w:r>
        <w:t>可以把一个带符号的整数写入到指定的内存地址中去或读取内存地址转化为一个带符号的整数。我们通过得到</w:t>
      </w:r>
      <w:r>
        <w:t>PC</w:t>
      </w:r>
      <w:r>
        <w:t>端并口</w:t>
      </w:r>
      <w:r>
        <w:rPr>
          <w:rFonts w:hint="eastAsia"/>
        </w:rPr>
        <w:t>数据</w:t>
      </w:r>
      <w:r>
        <w:t>，</w:t>
      </w:r>
      <w:r>
        <w:rPr>
          <w:rFonts w:hint="eastAsia"/>
        </w:rPr>
        <w:t>状态</w:t>
      </w:r>
      <w:r>
        <w:t>以及控制位在寄存器中的地址，</w:t>
      </w:r>
      <w:r>
        <w:rPr>
          <w:rFonts w:hint="eastAsia"/>
        </w:rPr>
        <w:t>便能够</w:t>
      </w:r>
      <w:r>
        <w:t>实现对于探测到信号的读取与写入。</w:t>
      </w:r>
      <w:r>
        <w:rPr>
          <w:rFonts w:hint="eastAsia"/>
        </w:rPr>
        <w:t>当我们</w:t>
      </w:r>
      <w:r>
        <w:t>不断通过读取</w:t>
      </w:r>
      <w:r>
        <w:t>In Port.vi</w:t>
      </w:r>
      <w:r>
        <w:t>模块输出得到探测器端的探测数据后，</w:t>
      </w:r>
      <w:r>
        <w:rPr>
          <w:rFonts w:hint="eastAsia"/>
        </w:rPr>
        <w:t>再</w:t>
      </w:r>
      <w:r>
        <w:t>交</w:t>
      </w:r>
      <w:r>
        <w:rPr>
          <w:rFonts w:hint="eastAsia"/>
        </w:rPr>
        <w:t>由</w:t>
      </w:r>
      <w:r>
        <w:t>Labview</w:t>
      </w:r>
      <w:r>
        <w:t>信号输出模块处理，</w:t>
      </w:r>
      <w:r>
        <w:rPr>
          <w:rFonts w:hint="eastAsia"/>
        </w:rPr>
        <w:t>将</w:t>
      </w:r>
      <w:r>
        <w:t>输出的信号存入指定位置。实现</w:t>
      </w:r>
      <w:r>
        <w:rPr>
          <w:rFonts w:hint="eastAsia"/>
        </w:rPr>
        <w:t>将</w:t>
      </w:r>
      <w:r>
        <w:t>扫描结果输出的目的。</w:t>
      </w:r>
    </w:p>
    <w:p w14:paraId="31605C9D" w14:textId="513B1F78" w:rsidR="003E681A" w:rsidRDefault="008734EA" w:rsidP="003E681A">
      <w:pPr>
        <w:widowControl/>
        <w:adjustRightInd w:val="0"/>
        <w:snapToGrid w:val="0"/>
        <w:ind w:firstLine="420"/>
      </w:pPr>
      <w:r>
        <w:rPr>
          <w:rFonts w:hint="eastAsia"/>
        </w:rPr>
        <w:t>1.3</w:t>
      </w:r>
      <w:r w:rsidR="003E681A">
        <w:rPr>
          <w:rFonts w:hint="eastAsia"/>
        </w:rPr>
        <w:t>.</w:t>
      </w:r>
      <w:r w:rsidR="003E681A">
        <w:t>2</w:t>
      </w:r>
      <w:r w:rsidR="003E681A">
        <w:rPr>
          <w:rFonts w:hint="eastAsia"/>
        </w:rPr>
        <w:t xml:space="preserve"> </w:t>
      </w:r>
      <w:r w:rsidR="003E681A">
        <w:rPr>
          <w:rFonts w:ascii="黑体" w:eastAsia="黑体"/>
        </w:rPr>
        <w:t>FPGA部分</w:t>
      </w:r>
    </w:p>
    <w:p w14:paraId="453B4251" w14:textId="77777777" w:rsidR="00877BA9" w:rsidRDefault="00877BA9" w:rsidP="00877BA9">
      <w:pPr>
        <w:widowControl/>
        <w:adjustRightInd w:val="0"/>
        <w:snapToGrid w:val="0"/>
        <w:ind w:firstLine="420"/>
        <w:rPr>
          <w:rFonts w:hint="eastAsia"/>
        </w:rPr>
      </w:pPr>
      <w:r>
        <w:rPr>
          <w:rFonts w:hint="eastAsia"/>
        </w:rPr>
        <w:t>实验中</w:t>
      </w:r>
      <w:r>
        <w:t>，</w:t>
      </w:r>
      <w:r>
        <w:rPr>
          <w:rFonts w:hint="eastAsia"/>
        </w:rPr>
        <w:t>我们</w:t>
      </w:r>
      <w:r>
        <w:t>选用的</w:t>
      </w:r>
      <w:r>
        <w:t>USB</w:t>
      </w:r>
      <w:r>
        <w:t>主机芯片</w:t>
      </w:r>
      <w:r>
        <w:t>EZ-Host</w:t>
      </w:r>
      <w:r>
        <w:t>具有功耗低，扩展性高，</w:t>
      </w:r>
      <w:r>
        <w:rPr>
          <w:rFonts w:hint="eastAsia"/>
        </w:rPr>
        <w:t>易于编程</w:t>
      </w:r>
      <w:r>
        <w:t>等特点。其</w:t>
      </w:r>
    </w:p>
    <w:p w14:paraId="0D6BFFF6" w14:textId="4B83EC39" w:rsidR="00877BA9" w:rsidRDefault="00877BA9" w:rsidP="00877BA9">
      <w:pPr>
        <w:widowControl/>
        <w:adjustRightInd w:val="0"/>
        <w:snapToGrid w:val="0"/>
      </w:pPr>
      <w:r>
        <w:t>拥有两种工作模式</w:t>
      </w:r>
      <w:r>
        <w:t>:stand-alone,</w:t>
      </w:r>
      <w:r>
        <w:t xml:space="preserve"> </w:t>
      </w:r>
      <w:r>
        <w:t>co-processor</w:t>
      </w:r>
      <w:r>
        <w:t>。</w:t>
      </w:r>
      <w:r>
        <w:t>在</w:t>
      </w:r>
      <w:r>
        <w:t>co-processor</w:t>
      </w:r>
      <w:r>
        <w:t>模式下</w:t>
      </w:r>
      <w:r>
        <w:rPr>
          <w:rFonts w:hint="eastAsia"/>
        </w:rPr>
        <w:t>，</w:t>
      </w:r>
      <w:r>
        <w:t>我们需要从三种</w:t>
      </w:r>
      <w:r>
        <w:t>（</w:t>
      </w:r>
      <w:r>
        <w:t>HPI</w:t>
      </w:r>
      <w:r>
        <w:rPr>
          <w:rFonts w:hint="eastAsia"/>
        </w:rPr>
        <w:t>，</w:t>
      </w:r>
      <w:r>
        <w:rPr>
          <w:rFonts w:hint="eastAsia"/>
        </w:rPr>
        <w:t>HSS</w:t>
      </w:r>
      <w:r>
        <w:rPr>
          <w:rFonts w:hint="eastAsia"/>
        </w:rPr>
        <w:t>，</w:t>
      </w:r>
      <w:r>
        <w:t>SPI</w:t>
      </w:r>
      <w:r>
        <w:t>）</w:t>
      </w:r>
      <w:r>
        <w:t>物理接口以及众多的外部处理器</w:t>
      </w:r>
      <w:r>
        <w:t>(</w:t>
      </w:r>
      <w:r>
        <w:t>比如：</w:t>
      </w:r>
      <w:r>
        <w:t>FPGA,DSP,ARM)</w:t>
      </w:r>
      <w:r>
        <w:t>中进行选择。</w:t>
      </w:r>
    </w:p>
    <w:p w14:paraId="40E1CC1D" w14:textId="6926B3DC" w:rsidR="003E681A" w:rsidRDefault="00C56C1C" w:rsidP="0074783D">
      <w:pPr>
        <w:widowControl/>
        <w:adjustRightInd w:val="0"/>
        <w:snapToGrid w:val="0"/>
        <w:ind w:firstLine="420"/>
        <w:jc w:val="left"/>
      </w:pPr>
      <w:r>
        <w:t>在</w:t>
      </w:r>
      <w:r w:rsidR="00DE3C73">
        <w:rPr>
          <w:rFonts w:hint="eastAsia"/>
        </w:rPr>
        <w:t>深入</w:t>
      </w:r>
      <w:r w:rsidR="00DE3C73">
        <w:t>研究了</w:t>
      </w:r>
      <w:r w:rsidR="003E681A">
        <w:t>Cypress</w:t>
      </w:r>
      <w:r w:rsidR="003E681A">
        <w:t>公司的</w:t>
      </w:r>
      <w:r w:rsidR="003E681A">
        <w:t>CY7</w:t>
      </w:r>
      <w:r w:rsidR="003E681A">
        <w:rPr>
          <w:rFonts w:hint="eastAsia"/>
        </w:rPr>
        <w:t>C</w:t>
      </w:r>
      <w:r w:rsidR="00DE3C73">
        <w:t xml:space="preserve">67300 </w:t>
      </w:r>
      <w:r w:rsidR="00DE3C73">
        <w:rPr>
          <w:rFonts w:hint="eastAsia"/>
        </w:rPr>
        <w:t>USB</w:t>
      </w:r>
      <w:r w:rsidR="00DE3C73">
        <w:t>主机的工作原理，固件程序设计方法以及嵌入式系统</w:t>
      </w:r>
      <w:r w:rsidR="00DE3C73">
        <w:rPr>
          <w:rFonts w:hint="eastAsia"/>
        </w:rPr>
        <w:t>相关技术</w:t>
      </w:r>
      <w:r>
        <w:t>后</w:t>
      </w:r>
      <w:r w:rsidR="00DE3C73">
        <w:t>，</w:t>
      </w:r>
      <w:r w:rsidR="00877BA9">
        <w:t>我们</w:t>
      </w:r>
      <w:r w:rsidR="00B91B7D">
        <w:t>选择了</w:t>
      </w:r>
      <w:r w:rsidR="00B91B7D">
        <w:t>HPI</w:t>
      </w:r>
      <w:r w:rsidR="00B91B7D">
        <w:rPr>
          <w:rFonts w:hint="eastAsia"/>
        </w:rPr>
        <w:t>与</w:t>
      </w:r>
      <w:r w:rsidR="00B91B7D">
        <w:t>外部处理器</w:t>
      </w:r>
      <w:r w:rsidR="00B91B7D">
        <w:rPr>
          <w:rFonts w:hint="eastAsia"/>
        </w:rPr>
        <w:t>FPGA</w:t>
      </w:r>
      <w:r w:rsidR="00877BA9">
        <w:t>相结合的方式</w:t>
      </w:r>
      <w:r w:rsidR="00B91B7D">
        <w:t>，</w:t>
      </w:r>
      <w:r w:rsidR="00B91B7D">
        <w:rPr>
          <w:rFonts w:hint="eastAsia"/>
        </w:rPr>
        <w:t>最终</w:t>
      </w:r>
      <w:r w:rsidR="00DE3C73">
        <w:t>实现了</w:t>
      </w:r>
      <w:r w:rsidR="00DE3C73">
        <w:t>FPGA</w:t>
      </w:r>
      <w:r w:rsidR="00DE3C73">
        <w:t>和</w:t>
      </w:r>
      <w:r w:rsidR="00DE3C73">
        <w:t>USB</w:t>
      </w:r>
      <w:r w:rsidR="00DE3C73">
        <w:rPr>
          <w:rFonts w:hint="eastAsia"/>
        </w:rPr>
        <w:t>主机</w:t>
      </w:r>
      <w:r w:rsidR="00DE3C73">
        <w:t>通信的嵌入式系统。</w:t>
      </w:r>
    </w:p>
    <w:p w14:paraId="216AE7C5" w14:textId="3917CD5A" w:rsidR="00C56C1C" w:rsidRDefault="00B91B7D" w:rsidP="0074783D">
      <w:pPr>
        <w:widowControl/>
        <w:adjustRightInd w:val="0"/>
        <w:snapToGrid w:val="0"/>
        <w:ind w:firstLine="420"/>
        <w:jc w:val="left"/>
      </w:pPr>
      <w:r>
        <w:t>因为</w:t>
      </w:r>
      <w:r w:rsidR="00877BA9">
        <w:t>HPI</w:t>
      </w:r>
      <w:r w:rsidR="00EA7CB3">
        <w:t>其</w:t>
      </w:r>
      <w:r w:rsidR="00EA7CB3">
        <w:t>16</w:t>
      </w:r>
      <w:r w:rsidR="00EA7CB3">
        <w:t>根数据线具有传输速率高（</w:t>
      </w:r>
      <w:r w:rsidR="00EA7CB3">
        <w:t>16M/s</w:t>
      </w:r>
      <w:r w:rsidR="00EA7CB3">
        <w:rPr>
          <w:rFonts w:hint="eastAsia"/>
        </w:rPr>
        <w:t>）</w:t>
      </w:r>
      <w:r w:rsidR="00EA7CB3">
        <w:t>，</w:t>
      </w:r>
      <w:r w:rsidR="00EA7CB3">
        <w:rPr>
          <w:rFonts w:hint="eastAsia"/>
        </w:rPr>
        <w:t>支持</w:t>
      </w:r>
      <w:r w:rsidR="00EA7CB3">
        <w:t>断点处理，</w:t>
      </w:r>
      <w:r w:rsidR="00EA7CB3">
        <w:rPr>
          <w:rFonts w:hint="eastAsia"/>
        </w:rPr>
        <w:t>控制位</w:t>
      </w:r>
      <w:r w:rsidR="00EA7CB3">
        <w:t>发送等特点</w:t>
      </w:r>
      <w:r w:rsidR="00877BA9">
        <w:t>，</w:t>
      </w:r>
      <w:r w:rsidR="00877BA9">
        <w:rPr>
          <w:rFonts w:hint="eastAsia"/>
        </w:rPr>
        <w:t>所以</w:t>
      </w:r>
      <w:r w:rsidR="00877BA9">
        <w:t>选择</w:t>
      </w:r>
      <w:r w:rsidR="00877BA9">
        <w:t>HPI</w:t>
      </w:r>
      <w:r w:rsidR="00877BA9">
        <w:rPr>
          <w:rFonts w:hint="eastAsia"/>
        </w:rPr>
        <w:t>实现</w:t>
      </w:r>
      <w:r w:rsidR="00877BA9">
        <w:t>大量数据</w:t>
      </w:r>
      <w:r w:rsidR="00877BA9">
        <w:rPr>
          <w:rFonts w:hint="eastAsia"/>
        </w:rPr>
        <w:t>传输</w:t>
      </w:r>
      <w:r w:rsidR="00877BA9">
        <w:t>自然而然。</w:t>
      </w:r>
      <w:r w:rsidR="00EA7CB3">
        <w:rPr>
          <w:rFonts w:hint="eastAsia"/>
        </w:rPr>
        <w:t>HPI</w:t>
      </w:r>
      <w:r w:rsidR="00EA7CB3">
        <w:t>的接口原理图如图四所示。</w:t>
      </w:r>
    </w:p>
    <w:p w14:paraId="474A78AC" w14:textId="4BA2B1C9" w:rsidR="00C56C1C" w:rsidRDefault="00C56C1C" w:rsidP="00C56C1C">
      <w:pPr>
        <w:widowControl/>
        <w:adjustRightInd w:val="0"/>
        <w:snapToGrid w:val="0"/>
        <w:ind w:firstLine="420"/>
        <w:jc w:val="center"/>
      </w:pPr>
      <w:r w:rsidRPr="00C56C1C">
        <w:drawing>
          <wp:inline distT="0" distB="0" distL="0" distR="0" wp14:anchorId="3B8B3D64" wp14:editId="000BAF40">
            <wp:extent cx="4320000" cy="18216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1821600"/>
                    </a:xfrm>
                    <a:prstGeom prst="rect">
                      <a:avLst/>
                    </a:prstGeom>
                  </pic:spPr>
                </pic:pic>
              </a:graphicData>
            </a:graphic>
          </wp:inline>
        </w:drawing>
      </w:r>
    </w:p>
    <w:p w14:paraId="20ECE061" w14:textId="67242573" w:rsidR="00EA7CB3" w:rsidRDefault="00EA7CB3" w:rsidP="00C56C1C">
      <w:pPr>
        <w:widowControl/>
        <w:adjustRightInd w:val="0"/>
        <w:snapToGrid w:val="0"/>
        <w:ind w:firstLine="420"/>
        <w:jc w:val="center"/>
      </w:pPr>
      <w:r>
        <w:t>Fig.</w:t>
      </w:r>
      <w:r>
        <w:rPr>
          <w:rFonts w:hint="eastAsia"/>
        </w:rPr>
        <w:t>3</w:t>
      </w:r>
      <w:r>
        <w:t xml:space="preserve"> HPI</w:t>
      </w:r>
      <w:r>
        <w:rPr>
          <w:rFonts w:hint="eastAsia"/>
        </w:rPr>
        <w:t>接口</w:t>
      </w:r>
      <w:r>
        <w:t>原理图</w:t>
      </w:r>
    </w:p>
    <w:p w14:paraId="70BD97B3" w14:textId="3C702233" w:rsidR="00EA7CB3" w:rsidRDefault="00EE1EFD" w:rsidP="00877BA9">
      <w:pPr>
        <w:widowControl/>
        <w:adjustRightInd w:val="0"/>
        <w:snapToGrid w:val="0"/>
        <w:ind w:firstLine="420"/>
      </w:pPr>
      <w:r>
        <w:rPr>
          <w:rFonts w:hint="eastAsia"/>
        </w:rPr>
        <w:t>我们</w:t>
      </w:r>
      <w:r>
        <w:t>选择</w:t>
      </w:r>
      <w:r w:rsidR="00877BA9">
        <w:t>co-processor</w:t>
      </w:r>
      <w:r>
        <w:t>模式</w:t>
      </w:r>
      <w:r w:rsidR="00877BA9">
        <w:t>，</w:t>
      </w:r>
      <w:r>
        <w:t>在此模式下</w:t>
      </w:r>
      <w:r w:rsidR="00877BA9">
        <w:rPr>
          <w:rFonts w:hint="eastAsia"/>
        </w:rPr>
        <w:t>FPGA</w:t>
      </w:r>
      <w:r w:rsidR="006E5A2A">
        <w:t>将控制位</w:t>
      </w:r>
      <w:r w:rsidR="006E5A2A">
        <w:rPr>
          <w:rFonts w:hint="eastAsia"/>
        </w:rPr>
        <w:t>描述成</w:t>
      </w:r>
      <w:r w:rsidR="006E5A2A">
        <w:t>一套传输描述列表</w:t>
      </w:r>
      <w:r w:rsidR="006E5A2A">
        <w:t>Todo_</w:t>
      </w:r>
      <w:r w:rsidR="006E5A2A">
        <w:rPr>
          <w:rFonts w:hint="eastAsia"/>
        </w:rPr>
        <w:t>list</w:t>
      </w:r>
      <w:r w:rsidR="006E5A2A">
        <w:t>，</w:t>
      </w:r>
      <w:r w:rsidR="006E5A2A">
        <w:rPr>
          <w:rFonts w:hint="eastAsia"/>
        </w:rPr>
        <w:t>然后</w:t>
      </w:r>
      <w:r w:rsidR="006E5A2A">
        <w:t>再将列表发送到</w:t>
      </w:r>
      <w:r w:rsidR="006E5A2A">
        <w:t>USB</w:t>
      </w:r>
      <w:r w:rsidR="006E5A2A">
        <w:t>主机的</w:t>
      </w:r>
      <w:r w:rsidR="006E5A2A">
        <w:t>BIOS</w:t>
      </w:r>
      <w:r w:rsidR="006E5A2A">
        <w:t>，</w:t>
      </w:r>
      <w:r w:rsidR="006E5A2A">
        <w:rPr>
          <w:rFonts w:hint="eastAsia"/>
        </w:rPr>
        <w:t>然后</w:t>
      </w:r>
      <w:r w:rsidR="006E5A2A">
        <w:t>FPGA</w:t>
      </w:r>
      <w:r w:rsidR="006E5A2A">
        <w:t>会根据检查到的反馈信息，</w:t>
      </w:r>
      <w:r w:rsidR="006E5A2A">
        <w:rPr>
          <w:rFonts w:hint="eastAsia"/>
        </w:rPr>
        <w:t>以及</w:t>
      </w:r>
      <w:r w:rsidR="006E5A2A">
        <w:t>Todo_list</w:t>
      </w:r>
      <w:r w:rsidR="006E5A2A">
        <w:t>信息判断进一步</w:t>
      </w:r>
      <w:r w:rsidR="006E5A2A">
        <w:rPr>
          <w:rFonts w:hint="eastAsia"/>
        </w:rPr>
        <w:t>应该</w:t>
      </w:r>
      <w:r w:rsidR="006E5A2A">
        <w:t>进行的操作</w:t>
      </w:r>
      <w:r>
        <w:t>，从而达到</w:t>
      </w:r>
      <w:r>
        <w:t>FPGA</w:t>
      </w:r>
      <w:r>
        <w:t>和</w:t>
      </w:r>
      <w:r>
        <w:t>USB</w:t>
      </w:r>
      <w:r>
        <w:rPr>
          <w:rFonts w:hint="eastAsia"/>
        </w:rPr>
        <w:t>主机</w:t>
      </w:r>
      <w:r>
        <w:t>通信系统的</w:t>
      </w:r>
      <w:r>
        <w:rPr>
          <w:rFonts w:hint="eastAsia"/>
        </w:rPr>
        <w:t>设计需求</w:t>
      </w:r>
      <w:r>
        <w:t>：</w:t>
      </w:r>
      <w:r>
        <w:rPr>
          <w:rFonts w:hint="eastAsia"/>
        </w:rPr>
        <w:t>通过</w:t>
      </w:r>
      <w:r>
        <w:t>FPGA</w:t>
      </w:r>
      <w:r>
        <w:t>控制</w:t>
      </w:r>
      <w:r>
        <w:t>USB</w:t>
      </w:r>
      <w:r>
        <w:t>主机，</w:t>
      </w:r>
      <w:r>
        <w:rPr>
          <w:rFonts w:hint="eastAsia"/>
        </w:rPr>
        <w:t>使得</w:t>
      </w:r>
      <w:r>
        <w:t>PC</w:t>
      </w:r>
      <w:r>
        <w:t>端控制位与</w:t>
      </w:r>
      <w:r>
        <w:t>USB</w:t>
      </w:r>
      <w:r>
        <w:rPr>
          <w:rFonts w:hint="eastAsia"/>
        </w:rPr>
        <w:t>主机</w:t>
      </w:r>
      <w:r>
        <w:t>进行通信。</w:t>
      </w:r>
    </w:p>
    <w:p w14:paraId="4ECC9B87" w14:textId="77777777" w:rsidR="0074783D" w:rsidRDefault="00B83516" w:rsidP="0074783D">
      <w:pPr>
        <w:spacing w:beforeLines="50" w:before="120" w:afterLines="50" w:after="120" w:line="480" w:lineRule="auto"/>
        <w:rPr>
          <w:rFonts w:eastAsia="黑体"/>
          <w:b/>
          <w:sz w:val="28"/>
          <w:szCs w:val="28"/>
          <w:lang w:val="en-GB"/>
        </w:rPr>
      </w:pPr>
      <w:r>
        <w:rPr>
          <w:rFonts w:eastAsia="黑体"/>
          <w:b/>
          <w:sz w:val="28"/>
          <w:szCs w:val="28"/>
        </w:rPr>
        <w:t>2</w:t>
      </w:r>
      <w:r w:rsidR="0074783D">
        <w:rPr>
          <w:rFonts w:eastAsia="黑体" w:hint="eastAsia"/>
          <w:b/>
          <w:sz w:val="28"/>
          <w:szCs w:val="28"/>
          <w:lang w:val="en-GB"/>
        </w:rPr>
        <w:t xml:space="preserve">  </w:t>
      </w:r>
      <w:r w:rsidR="0074783D">
        <w:rPr>
          <w:rFonts w:eastAsia="黑体" w:hint="eastAsia"/>
          <w:b/>
          <w:sz w:val="28"/>
          <w:szCs w:val="28"/>
          <w:lang w:val="en-GB"/>
        </w:rPr>
        <w:t>实验结果和讨论</w:t>
      </w:r>
    </w:p>
    <w:p w14:paraId="3A26B64D" w14:textId="3CFFE621" w:rsidR="006A77FA" w:rsidRDefault="006A77FA" w:rsidP="00F24DB6">
      <w:pPr>
        <w:widowControl/>
        <w:adjustRightInd w:val="0"/>
        <w:snapToGrid w:val="0"/>
        <w:ind w:firstLine="420"/>
        <w:jc w:val="center"/>
      </w:pPr>
      <w:r>
        <w:rPr>
          <w:noProof/>
        </w:rPr>
        <w:drawing>
          <wp:inline distT="0" distB="0" distL="0" distR="0" wp14:anchorId="402C5628" wp14:editId="5C05CD79">
            <wp:extent cx="4320000" cy="290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干涉对比度条纹.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0000" cy="2901600"/>
                    </a:xfrm>
                    <a:prstGeom prst="rect">
                      <a:avLst/>
                    </a:prstGeom>
                  </pic:spPr>
                </pic:pic>
              </a:graphicData>
            </a:graphic>
          </wp:inline>
        </w:drawing>
      </w:r>
    </w:p>
    <w:p w14:paraId="3023EBD0" w14:textId="0B7EFF34" w:rsidR="00F24DB6" w:rsidRDefault="00E40E80" w:rsidP="00F24DB6">
      <w:pPr>
        <w:widowControl/>
        <w:adjustRightInd w:val="0"/>
        <w:snapToGrid w:val="0"/>
        <w:ind w:firstLine="420"/>
        <w:jc w:val="center"/>
      </w:pPr>
      <w:commentRangeStart w:id="72"/>
      <w:r>
        <w:rPr>
          <w:rFonts w:hint="eastAsia"/>
        </w:rPr>
        <w:t>Fig.5</w:t>
      </w:r>
      <w:r w:rsidR="00F24DB6">
        <w:rPr>
          <w:rFonts w:hint="eastAsia"/>
          <w:sz w:val="28"/>
          <w:szCs w:val="28"/>
        </w:rPr>
        <w:t xml:space="preserve"> </w:t>
      </w:r>
      <w:r w:rsidR="00F24DB6">
        <w:t>对于</w:t>
      </w:r>
      <w:r w:rsidR="00F24DB6">
        <w:rPr>
          <w:rFonts w:hint="eastAsia"/>
        </w:rPr>
        <w:t>得到</w:t>
      </w:r>
      <w:r w:rsidR="00F24DB6">
        <w:t>的干涉对比度结果进行稳定性测试</w:t>
      </w:r>
      <w:commentRangeEnd w:id="72"/>
      <w:r w:rsidR="00A24ED6">
        <w:rPr>
          <w:rStyle w:val="af6"/>
        </w:rPr>
        <w:commentReference w:id="72"/>
      </w:r>
    </w:p>
    <w:p w14:paraId="0D3C6792" w14:textId="70078EDE" w:rsidR="0074783D" w:rsidRDefault="00E103E9" w:rsidP="0074783D">
      <w:pPr>
        <w:widowControl/>
        <w:adjustRightInd w:val="0"/>
        <w:snapToGrid w:val="0"/>
        <w:ind w:firstLine="420"/>
        <w:jc w:val="left"/>
      </w:pPr>
      <w:r>
        <w:rPr>
          <w:rFonts w:hint="eastAsia"/>
        </w:rPr>
        <w:t>在</w:t>
      </w:r>
      <w:r>
        <w:t>扫描过程完成后点击</w:t>
      </w:r>
      <w:r>
        <w:t>GET RESULT</w:t>
      </w:r>
      <w:r>
        <w:rPr>
          <w:rFonts w:hint="eastAsia"/>
        </w:rPr>
        <w:t>按钮</w:t>
      </w:r>
      <w:r>
        <w:t>，</w:t>
      </w:r>
      <w:r>
        <w:rPr>
          <w:rFonts w:hint="eastAsia"/>
        </w:rPr>
        <w:t>触发</w:t>
      </w:r>
      <w:r>
        <w:t>程序从</w:t>
      </w:r>
      <w:r>
        <w:rPr>
          <w:rFonts w:hint="eastAsia"/>
        </w:rPr>
        <w:t>指定</w:t>
      </w:r>
      <w:r>
        <w:t>位置读取文件进行数据合理性判断，</w:t>
      </w:r>
      <w:r>
        <w:rPr>
          <w:rFonts w:hint="eastAsia"/>
        </w:rPr>
        <w:t>判断正确后</w:t>
      </w:r>
      <w:r>
        <w:t>会根据干涉对比度公式得到最终的结果</w:t>
      </w:r>
      <w:r w:rsidR="0074783D">
        <w:rPr>
          <w:rFonts w:hint="eastAsia"/>
        </w:rPr>
        <w:t>。</w:t>
      </w:r>
      <w:r w:rsidR="00F24DB6">
        <w:t>如图</w:t>
      </w:r>
      <w:r>
        <w:t>五所示，我们</w:t>
      </w:r>
      <w:r>
        <w:rPr>
          <w:rFonts w:hint="eastAsia"/>
        </w:rPr>
        <w:t>将</w:t>
      </w:r>
      <w:r>
        <w:t>扫描得到的最大干涉对比度结果对应</w:t>
      </w:r>
      <w:r>
        <w:rPr>
          <w:rFonts w:hint="eastAsia"/>
        </w:rPr>
        <w:t>值在此</w:t>
      </w:r>
      <w:r>
        <w:t>以手动方式输入到面板中，</w:t>
      </w:r>
      <w:r>
        <w:rPr>
          <w:rFonts w:hint="eastAsia"/>
        </w:rPr>
        <w:t>对</w:t>
      </w:r>
      <w:r w:rsidR="00F24DB6">
        <w:t>得到的点进行干涉对比度的验证。</w:t>
      </w:r>
      <w:r>
        <w:t>我们可以看到，</w:t>
      </w:r>
      <w:r w:rsidR="00F24DB6">
        <w:t>干涉对比度的稳定性十分</w:t>
      </w:r>
      <w:r w:rsidR="00F24DB6">
        <w:rPr>
          <w:rFonts w:hint="eastAsia"/>
        </w:rPr>
        <w:t>稳定</w:t>
      </w:r>
      <w:r w:rsidR="00F24DB6">
        <w:t>。</w:t>
      </w:r>
      <w:r w:rsidR="005218F7">
        <w:t>这</w:t>
      </w:r>
      <w:r w:rsidR="005218F7">
        <w:rPr>
          <w:rFonts w:hint="eastAsia"/>
        </w:rPr>
        <w:t>不仅</w:t>
      </w:r>
      <w:r w:rsidR="005218F7">
        <w:t>证明了扫描点的正确性，</w:t>
      </w:r>
      <w:r w:rsidR="005218F7">
        <w:rPr>
          <w:rFonts w:hint="eastAsia"/>
        </w:rPr>
        <w:t>也同样</w:t>
      </w:r>
      <w:r w:rsidR="005218F7">
        <w:t>证明了我们实验装置的稳定性。</w:t>
      </w:r>
    </w:p>
    <w:p w14:paraId="615E1145" w14:textId="77777777" w:rsidR="0074783D" w:rsidRDefault="00B83516" w:rsidP="0074783D">
      <w:pPr>
        <w:pStyle w:val="af1"/>
      </w:pPr>
      <w:r>
        <w:t>3</w:t>
      </w:r>
      <w:r w:rsidR="0074783D">
        <w:rPr>
          <w:rFonts w:hint="eastAsia"/>
        </w:rPr>
        <w:t xml:space="preserve">  </w:t>
      </w:r>
      <w:r w:rsidR="0074783D">
        <w:rPr>
          <w:rFonts w:hint="eastAsia"/>
        </w:rPr>
        <w:t>结论</w:t>
      </w:r>
    </w:p>
    <w:p w14:paraId="7CF2A799" w14:textId="555FC8F0" w:rsidR="0074783D" w:rsidRPr="005218F7" w:rsidRDefault="00EA0B94" w:rsidP="005218F7">
      <w:pPr>
        <w:widowControl/>
        <w:adjustRightInd w:val="0"/>
        <w:snapToGrid w:val="0"/>
        <w:spacing w:line="255" w:lineRule="auto"/>
        <w:ind w:firstLine="420"/>
        <w:jc w:val="left"/>
        <w:rPr>
          <w:rFonts w:eastAsia="方正书宋简体"/>
          <w:szCs w:val="21"/>
        </w:rPr>
      </w:pPr>
      <w:r>
        <w:rPr>
          <w:rFonts w:eastAsia="方正书宋简体" w:hint="eastAsia"/>
          <w:szCs w:val="21"/>
        </w:rPr>
        <w:t>量子通信的进步一定是伴随着整体实验技术的进步。而实验技术的进步就是为了使得实验过程更加的简明化，可操作性更好，耗时更短。我们所做的软件控制部分自扫描就是为了实现更快更易上手的需求。</w:t>
      </w:r>
      <w:r>
        <w:rPr>
          <w:rFonts w:eastAsia="方正书宋简体"/>
          <w:szCs w:val="21"/>
        </w:rPr>
        <w:t>通过完成自扫描我们加快了整个平台的的搭建速度，</w:t>
      </w:r>
      <w:r>
        <w:rPr>
          <w:rFonts w:eastAsia="方正书宋简体" w:hint="eastAsia"/>
          <w:szCs w:val="21"/>
        </w:rPr>
        <w:t>封装了</w:t>
      </w:r>
      <w:r>
        <w:rPr>
          <w:rFonts w:eastAsia="方正书宋简体"/>
          <w:szCs w:val="21"/>
        </w:rPr>
        <w:t>整个的扫描</w:t>
      </w:r>
      <w:r>
        <w:rPr>
          <w:rFonts w:eastAsia="方正书宋简体" w:hint="eastAsia"/>
          <w:szCs w:val="21"/>
        </w:rPr>
        <w:t>流程</w:t>
      </w:r>
      <w:r>
        <w:rPr>
          <w:rFonts w:eastAsia="方正书宋简体"/>
          <w:szCs w:val="21"/>
        </w:rPr>
        <w:t>，</w:t>
      </w:r>
      <w:r>
        <w:rPr>
          <w:rFonts w:eastAsia="方正书宋简体" w:hint="eastAsia"/>
          <w:szCs w:val="21"/>
        </w:rPr>
        <w:t>方便了其他对于</w:t>
      </w:r>
      <w:r>
        <w:rPr>
          <w:rFonts w:eastAsia="方正书宋简体"/>
          <w:szCs w:val="21"/>
        </w:rPr>
        <w:t>软件不太熟悉的实验操作人员。</w:t>
      </w:r>
      <w:r w:rsidR="0074783D">
        <w:rPr>
          <w:rFonts w:hint="eastAsia"/>
        </w:rPr>
        <w:t>通过我们的优化已经实现了基本功能，可以实现自扫描相位，大大的节约了每次实验之前都要人为扫描的长时间操作。并且，对于实验光路图在不需要修改光路的情况下，我们还可以完成如</w:t>
      </w:r>
      <w:r w:rsidR="0074783D">
        <w:rPr>
          <w:rFonts w:hint="eastAsia"/>
        </w:rPr>
        <w:t>B92</w:t>
      </w:r>
      <w:r w:rsidR="0074783D">
        <w:rPr>
          <w:rFonts w:hint="eastAsia"/>
        </w:rPr>
        <w:t>等相似的协议。并且根据之后所需要完成的目标不同，简单的修改光路，还可以实现</w:t>
      </w:r>
      <w:r w:rsidR="0074783D">
        <w:rPr>
          <w:rFonts w:hint="eastAsia"/>
        </w:rPr>
        <w:t>QSS</w:t>
      </w:r>
      <w:r w:rsidR="0074783D">
        <w:rPr>
          <w:rFonts w:hint="eastAsia"/>
        </w:rPr>
        <w:t>等不同的实验目的。</w:t>
      </w:r>
      <w:bookmarkStart w:id="73" w:name="_GoBack"/>
      <w:bookmarkEnd w:id="73"/>
      <w:r w:rsidR="0074783D">
        <w:rPr>
          <w:rFonts w:hint="eastAsia"/>
        </w:rPr>
        <w:t>而</w:t>
      </w:r>
      <w:r w:rsidR="0074783D">
        <w:rPr>
          <w:rFonts w:hint="eastAsia"/>
        </w:rPr>
        <w:t>MFC</w:t>
      </w:r>
      <w:r w:rsidR="0074783D">
        <w:rPr>
          <w:rFonts w:hint="eastAsia"/>
        </w:rPr>
        <w:t>的可扩展性，也可以方便后来的研究，添加新的功能。</w:t>
      </w:r>
      <w:r>
        <w:t>为以后</w:t>
      </w:r>
      <w:r>
        <w:rPr>
          <w:rFonts w:hint="eastAsia"/>
        </w:rPr>
        <w:t>QKD</w:t>
      </w:r>
      <w:r>
        <w:t>进一步系统化奠定了强有力的基础。</w:t>
      </w:r>
    </w:p>
    <w:p w14:paraId="64452B09" w14:textId="77777777" w:rsidR="0074783D" w:rsidRDefault="0074783D" w:rsidP="0074783D">
      <w:pPr>
        <w:autoSpaceDE w:val="0"/>
        <w:autoSpaceDN w:val="0"/>
        <w:adjustRightInd w:val="0"/>
        <w:snapToGrid w:val="0"/>
        <w:spacing w:beforeLines="50" w:before="120" w:line="254" w:lineRule="auto"/>
        <w:rPr>
          <w:rFonts w:ascii="黑体" w:eastAsia="黑体" w:hAnsi="宋体"/>
          <w:sz w:val="15"/>
          <w:szCs w:val="15"/>
        </w:rPr>
      </w:pPr>
    </w:p>
    <w:p w14:paraId="4C90F4F3" w14:textId="77777777" w:rsidR="0074783D" w:rsidRDefault="0074783D" w:rsidP="0074783D">
      <w:pPr>
        <w:autoSpaceDE w:val="0"/>
        <w:autoSpaceDN w:val="0"/>
        <w:adjustRightInd w:val="0"/>
        <w:snapToGrid w:val="0"/>
        <w:spacing w:beforeLines="50" w:before="120" w:line="254" w:lineRule="auto"/>
        <w:rPr>
          <w:rFonts w:ascii="黑体" w:eastAsia="黑体" w:hAnsi="宋体"/>
          <w:sz w:val="15"/>
          <w:szCs w:val="15"/>
        </w:rPr>
      </w:pPr>
    </w:p>
    <w:p w14:paraId="7011F1B4" w14:textId="77777777" w:rsidR="0074783D" w:rsidRDefault="0074783D" w:rsidP="0074783D">
      <w:pPr>
        <w:autoSpaceDE w:val="0"/>
        <w:autoSpaceDN w:val="0"/>
        <w:adjustRightInd w:val="0"/>
        <w:snapToGrid w:val="0"/>
        <w:spacing w:beforeLines="50" w:before="120" w:line="254" w:lineRule="auto"/>
        <w:rPr>
          <w:rFonts w:ascii="黑体" w:eastAsia="黑体" w:hAnsi="宋体"/>
          <w:sz w:val="15"/>
          <w:szCs w:val="15"/>
        </w:rPr>
      </w:pPr>
    </w:p>
    <w:p w14:paraId="7B728803" w14:textId="77777777" w:rsidR="0074783D" w:rsidRDefault="0074783D" w:rsidP="0074783D">
      <w:pPr>
        <w:autoSpaceDE w:val="0"/>
        <w:autoSpaceDN w:val="0"/>
        <w:adjustRightInd w:val="0"/>
        <w:snapToGrid w:val="0"/>
        <w:spacing w:beforeLines="50" w:before="120" w:line="254" w:lineRule="auto"/>
        <w:rPr>
          <w:rFonts w:ascii="黑体" w:eastAsia="黑体" w:hAnsi="宋体"/>
          <w:sz w:val="15"/>
          <w:szCs w:val="15"/>
        </w:rPr>
      </w:pPr>
    </w:p>
    <w:p w14:paraId="73D8E495" w14:textId="77777777" w:rsidR="0074783D" w:rsidRDefault="0074783D" w:rsidP="0074783D">
      <w:pPr>
        <w:autoSpaceDE w:val="0"/>
        <w:autoSpaceDN w:val="0"/>
        <w:adjustRightInd w:val="0"/>
        <w:snapToGrid w:val="0"/>
        <w:spacing w:beforeLines="50" w:before="120" w:line="254" w:lineRule="auto"/>
        <w:rPr>
          <w:rFonts w:ascii="黑体" w:eastAsia="黑体" w:hAnsi="宋体"/>
          <w:sz w:val="15"/>
          <w:szCs w:val="15"/>
        </w:rPr>
      </w:pPr>
    </w:p>
    <w:p w14:paraId="62C60DF4" w14:textId="77777777" w:rsidR="0074783D" w:rsidRDefault="0074783D" w:rsidP="0074783D">
      <w:pPr>
        <w:autoSpaceDE w:val="0"/>
        <w:autoSpaceDN w:val="0"/>
        <w:adjustRightInd w:val="0"/>
        <w:snapToGrid w:val="0"/>
        <w:spacing w:beforeLines="50" w:before="120" w:line="254" w:lineRule="auto"/>
        <w:rPr>
          <w:rFonts w:ascii="黑体" w:eastAsia="黑体" w:hAnsi="宋体"/>
          <w:sz w:val="15"/>
          <w:szCs w:val="15"/>
        </w:rPr>
      </w:pPr>
    </w:p>
    <w:p w14:paraId="63124426" w14:textId="77777777" w:rsidR="0074783D" w:rsidRDefault="0074783D" w:rsidP="0074783D">
      <w:pPr>
        <w:autoSpaceDE w:val="0"/>
        <w:autoSpaceDN w:val="0"/>
        <w:adjustRightInd w:val="0"/>
        <w:snapToGrid w:val="0"/>
        <w:spacing w:beforeLines="50" w:before="120" w:line="254" w:lineRule="auto"/>
        <w:rPr>
          <w:rFonts w:ascii="黑体" w:eastAsia="黑体"/>
          <w:color w:val="FF0000"/>
          <w:sz w:val="15"/>
          <w:szCs w:val="15"/>
        </w:rPr>
      </w:pPr>
      <w:r>
        <w:rPr>
          <w:rFonts w:ascii="黑体" w:eastAsia="黑体" w:hAnsi="宋体" w:hint="eastAsia"/>
          <w:sz w:val="15"/>
          <w:szCs w:val="15"/>
        </w:rPr>
        <w:t>参考文献</w:t>
      </w:r>
      <w:r>
        <w:rPr>
          <w:sz w:val="15"/>
          <w:szCs w:val="15"/>
        </w:rPr>
        <w:t xml:space="preserve"> </w:t>
      </w:r>
    </w:p>
    <w:p w14:paraId="4ECD3EF8" w14:textId="63EAE1BB" w:rsidR="00E64EFC" w:rsidRPr="00181EC2" w:rsidRDefault="00D03E66"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sidRPr="00D03E66">
        <w:rPr>
          <w:rFonts w:eastAsia="方正书宋简体"/>
          <w:caps/>
          <w:sz w:val="15"/>
          <w:szCs w:val="15"/>
        </w:rPr>
        <w:t xml:space="preserve">Bennett C. H., Brassard G. Quantum cryptography: Public key distribution </w:t>
      </w:r>
      <w:r w:rsidRPr="00D03E66">
        <w:rPr>
          <w:rFonts w:ascii="MS Mincho" w:eastAsia="MS Mincho" w:hAnsi="MS Mincho" w:cs="MS Mincho"/>
          <w:caps/>
          <w:sz w:val="15"/>
          <w:szCs w:val="15"/>
        </w:rPr>
        <w:t> </w:t>
      </w:r>
      <w:r w:rsidRPr="00D03E66">
        <w:rPr>
          <w:rFonts w:eastAsia="方正书宋简体"/>
          <w:caps/>
          <w:sz w:val="15"/>
          <w:szCs w:val="15"/>
        </w:rPr>
        <w:t xml:space="preserve">and coin tossing. International </w:t>
      </w:r>
    </w:p>
    <w:p w14:paraId="44E2A34B" w14:textId="0A3BE7F6" w:rsidR="00E64EFC" w:rsidRPr="00D03E66" w:rsidRDefault="00B522F9"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sidRPr="00181EC2">
        <w:rPr>
          <w:rFonts w:eastAsia="方正书宋简体"/>
          <w:caps/>
          <w:sz w:val="15"/>
          <w:szCs w:val="15"/>
        </w:rPr>
        <w:t>beam. Optics Com</w:t>
      </w:r>
      <w:r w:rsidR="00E64EFC" w:rsidRPr="00E64EFC">
        <w:rPr>
          <w:rFonts w:eastAsia="方正书宋简体"/>
          <w:caps/>
          <w:sz w:val="15"/>
          <w:szCs w:val="15"/>
        </w:rPr>
        <w:t xml:space="preserve"> </w:t>
      </w:r>
      <w:r w:rsidR="00E64EFC" w:rsidRPr="00D03E66">
        <w:rPr>
          <w:rFonts w:eastAsia="方正书宋简体"/>
          <w:caps/>
          <w:sz w:val="15"/>
          <w:szCs w:val="15"/>
        </w:rPr>
        <w:t>Conference on Computers, Systems &amp; Signal  Processing, Bangalore, India, Dec 9-12, 1984, 1984 175-179.  .</w:t>
      </w:r>
    </w:p>
    <w:p w14:paraId="459F3E5A" w14:textId="77777777" w:rsidR="00E64EFC" w:rsidRPr="00B522F9" w:rsidRDefault="00E64EFC"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sidRPr="00B522F9">
        <w:rPr>
          <w:rFonts w:eastAsia="方正书宋简体"/>
          <w:caps/>
          <w:sz w:val="15"/>
          <w:szCs w:val="15"/>
        </w:rPr>
        <w:t>idQuantique www.idquantique.com/.  </w:t>
      </w:r>
    </w:p>
    <w:p w14:paraId="0927CED3" w14:textId="77777777" w:rsidR="00E64EFC" w:rsidRPr="00181EC2" w:rsidRDefault="00E64EFC"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sidRPr="00181EC2">
        <w:rPr>
          <w:rFonts w:eastAsia="方正书宋简体" w:hint="eastAsia"/>
          <w:caps/>
          <w:sz w:val="15"/>
          <w:szCs w:val="15"/>
        </w:rPr>
        <w:t>国盾量子</w:t>
      </w:r>
      <w:r w:rsidRPr="00181EC2">
        <w:rPr>
          <w:rFonts w:eastAsia="方正书宋简体"/>
          <w:caps/>
          <w:sz w:val="15"/>
          <w:szCs w:val="15"/>
        </w:rPr>
        <w:t xml:space="preserve"> http://www.quantum-info.com/.  </w:t>
      </w:r>
    </w:p>
    <w:p w14:paraId="57363D1B" w14:textId="77777777" w:rsidR="00E64EFC" w:rsidRPr="00181EC2" w:rsidRDefault="00E64EFC"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sidRPr="00181EC2">
        <w:rPr>
          <w:rFonts w:eastAsia="方正书宋简体" w:hint="eastAsia"/>
          <w:caps/>
          <w:sz w:val="15"/>
          <w:szCs w:val="15"/>
        </w:rPr>
        <w:t>安徽问天量子科技股份有限公司</w:t>
      </w:r>
      <w:r w:rsidRPr="00181EC2">
        <w:rPr>
          <w:rFonts w:eastAsia="方正书宋简体"/>
          <w:caps/>
          <w:sz w:val="15"/>
          <w:szCs w:val="15"/>
        </w:rPr>
        <w:t xml:space="preserve"> http://www.qasky.com/.  </w:t>
      </w:r>
    </w:p>
    <w:p w14:paraId="56D32773" w14:textId="77777777" w:rsidR="00E64EFC" w:rsidRPr="00181EC2" w:rsidRDefault="00E64EFC"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sidRPr="00181EC2">
        <w:rPr>
          <w:rFonts w:eastAsia="方正书宋简体"/>
          <w:caps/>
          <w:sz w:val="15"/>
          <w:szCs w:val="15"/>
        </w:rPr>
        <w:t xml:space="preserve">Marand C., Townsend P. D. Quantum key distribution over distances as long as 30 km. Optics Letters, 20(16) 1995 1695-1697. </w:t>
      </w:r>
    </w:p>
    <w:p w14:paraId="7D9D3D2B" w14:textId="763AF4A5" w:rsidR="00E64EFC" w:rsidRPr="00181EC2" w:rsidRDefault="00EA0B94"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Pr>
          <w:rFonts w:eastAsia="方正书宋简体"/>
          <w:caps/>
          <w:sz w:val="15"/>
          <w:szCs w:val="15"/>
        </w:rPr>
        <w:t>？</w:t>
      </w:r>
      <w:r w:rsidR="00E64EFC" w:rsidRPr="00181EC2">
        <w:rPr>
          <w:rFonts w:eastAsia="方正书宋简体"/>
          <w:caps/>
          <w:sz w:val="15"/>
          <w:szCs w:val="15"/>
        </w:rPr>
        <w:t>Muller A., Herzog T., Huttner B., et al., “Plug and play” systems for  quantum cryptography. Applied Physics Letters, 70(7) 1997 793-795.  </w:t>
      </w:r>
    </w:p>
    <w:p w14:paraId="3CAB7E71" w14:textId="4EC84EEF" w:rsidR="00B522F9" w:rsidRPr="00181EC2" w:rsidRDefault="00EA0B94"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Pr>
          <w:rFonts w:eastAsia="方正书宋简体"/>
          <w:caps/>
          <w:sz w:val="15"/>
          <w:szCs w:val="15"/>
        </w:rPr>
        <w:t>？</w:t>
      </w:r>
      <w:r w:rsidR="00E64EFC" w:rsidRPr="00181EC2">
        <w:rPr>
          <w:rFonts w:eastAsia="方正书宋简体"/>
          <w:caps/>
          <w:sz w:val="15"/>
          <w:szCs w:val="15"/>
        </w:rPr>
        <w:t xml:space="preserve">Martinelli M. A universal compensator for polarization changes induced by birefringence on a retracing </w:t>
      </w:r>
      <w:r w:rsidR="00B522F9" w:rsidRPr="00181EC2">
        <w:rPr>
          <w:rFonts w:eastAsia="方正书宋简体"/>
          <w:caps/>
          <w:sz w:val="15"/>
          <w:szCs w:val="15"/>
        </w:rPr>
        <w:t>munications, 72(6) 1989 341-344. </w:t>
      </w:r>
    </w:p>
    <w:p w14:paraId="410B074D" w14:textId="2F05A3A9" w:rsidR="00181EC2" w:rsidRPr="00181EC2" w:rsidRDefault="00B522F9"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sidRPr="00181EC2">
        <w:rPr>
          <w:rFonts w:eastAsia="方正书宋简体"/>
          <w:caps/>
          <w:sz w:val="15"/>
          <w:szCs w:val="15"/>
        </w:rPr>
        <w:t xml:space="preserve">Bogdanski J., Rafiei N., Bourennane M. Experimental quantum secret sharing using telecommunication fiber. Physical Review A, 78(6) 2008. </w:t>
      </w:r>
      <w:r w:rsidR="00181EC2" w:rsidRPr="00181EC2">
        <w:rPr>
          <w:rFonts w:eastAsia="方正书宋简体"/>
          <w:caps/>
          <w:sz w:val="15"/>
          <w:szCs w:val="15"/>
        </w:rPr>
        <w:t> </w:t>
      </w:r>
    </w:p>
    <w:p w14:paraId="7942087F" w14:textId="61897BA6" w:rsidR="00181EC2" w:rsidRPr="00181EC2" w:rsidRDefault="00181EC2"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sidRPr="00181EC2">
        <w:rPr>
          <w:rFonts w:eastAsia="方正书宋简体"/>
          <w:caps/>
          <w:sz w:val="15"/>
          <w:szCs w:val="15"/>
        </w:rPr>
        <w:t xml:space="preserve">  Pistoni N. C. Simplified approach to the Jones calculus in retracing optical circuits. Applied Optics, 34(34) 1995 7870-7876. </w:t>
      </w:r>
    </w:p>
    <w:p w14:paraId="0037A4DC" w14:textId="7D171308" w:rsidR="00181EC2" w:rsidRPr="00181EC2" w:rsidRDefault="00181EC2" w:rsidP="00E64EFC">
      <w:pPr>
        <w:widowControl/>
        <w:numPr>
          <w:ilvl w:val="0"/>
          <w:numId w:val="2"/>
        </w:numPr>
        <w:tabs>
          <w:tab w:val="left" w:pos="220"/>
          <w:tab w:val="left" w:pos="720"/>
        </w:tabs>
        <w:autoSpaceDE w:val="0"/>
        <w:autoSpaceDN w:val="0"/>
        <w:adjustRightInd w:val="0"/>
        <w:spacing w:line="200" w:lineRule="atLeast"/>
        <w:jc w:val="left"/>
        <w:rPr>
          <w:rFonts w:eastAsia="方正书宋简体"/>
          <w:caps/>
          <w:sz w:val="15"/>
          <w:szCs w:val="15"/>
        </w:rPr>
      </w:pPr>
      <w:r w:rsidRPr="00181EC2">
        <w:rPr>
          <w:rFonts w:eastAsia="方正书宋简体"/>
          <w:caps/>
          <w:sz w:val="15"/>
          <w:szCs w:val="15"/>
        </w:rPr>
        <w:t xml:space="preserve">Analysis of Faraday Mirror in Auto-Compensating Quantum Key </w:t>
      </w:r>
      <w:proofErr w:type="gramStart"/>
      <w:r w:rsidRPr="00181EC2">
        <w:rPr>
          <w:rFonts w:eastAsia="方正书宋简体"/>
          <w:caps/>
          <w:sz w:val="15"/>
          <w:szCs w:val="15"/>
        </w:rPr>
        <w:t>Distribution.CHIN.PHIC.LETT</w:t>
      </w:r>
      <w:proofErr w:type="gramEnd"/>
      <w:r w:rsidRPr="00181EC2">
        <w:rPr>
          <w:rFonts w:eastAsia="方正书宋简体"/>
          <w:caps/>
          <w:sz w:val="15"/>
          <w:szCs w:val="15"/>
        </w:rPr>
        <w:t xml:space="preserve"> Vol.32,No.8(2015)080303</w:t>
      </w:r>
    </w:p>
    <w:p w14:paraId="4F4B4B6D" w14:textId="5C0FF3F4" w:rsidR="00181EC2" w:rsidRPr="00B522F9" w:rsidRDefault="00181EC2" w:rsidP="00E64EFC">
      <w:pPr>
        <w:pStyle w:val="af2"/>
        <w:widowControl/>
        <w:tabs>
          <w:tab w:val="left" w:pos="1895"/>
        </w:tabs>
        <w:autoSpaceDE w:val="0"/>
        <w:autoSpaceDN w:val="0"/>
        <w:adjustRightInd w:val="0"/>
        <w:spacing w:after="240" w:line="360" w:lineRule="atLeast"/>
        <w:ind w:left="420" w:firstLineChars="0" w:firstLine="0"/>
        <w:jc w:val="left"/>
        <w:rPr>
          <w:rFonts w:ascii="Times" w:eastAsiaTheme="minorEastAsia" w:hAnsi="Times" w:cs="Times"/>
          <w:color w:val="000000"/>
          <w:kern w:val="0"/>
          <w:sz w:val="24"/>
        </w:rPr>
      </w:pPr>
      <w:r w:rsidRPr="00B522F9">
        <w:rPr>
          <w:rFonts w:eastAsiaTheme="minorEastAsia"/>
          <w:color w:val="000000"/>
          <w:kern w:val="0"/>
          <w:sz w:val="32"/>
          <w:szCs w:val="32"/>
        </w:rPr>
        <w:t xml:space="preserve"> </w:t>
      </w:r>
      <w:r w:rsidR="00E64EFC">
        <w:rPr>
          <w:rFonts w:eastAsiaTheme="minorEastAsia"/>
          <w:color w:val="000000"/>
          <w:kern w:val="0"/>
          <w:sz w:val="32"/>
          <w:szCs w:val="32"/>
        </w:rPr>
        <w:tab/>
      </w:r>
    </w:p>
    <w:p w14:paraId="0CA848F7" w14:textId="40971CF2" w:rsidR="00181EC2" w:rsidRDefault="00181EC2" w:rsidP="00181EC2">
      <w:pPr>
        <w:widowControl/>
        <w:autoSpaceDE w:val="0"/>
        <w:autoSpaceDN w:val="0"/>
        <w:adjustRightInd w:val="0"/>
        <w:spacing w:after="240" w:line="360" w:lineRule="atLeast"/>
        <w:jc w:val="left"/>
        <w:rPr>
          <w:rFonts w:ascii="Times" w:eastAsiaTheme="minorEastAsia" w:hAnsi="Times" w:cs="Times"/>
          <w:color w:val="000000"/>
          <w:kern w:val="0"/>
          <w:sz w:val="24"/>
        </w:rPr>
      </w:pPr>
    </w:p>
    <w:p w14:paraId="2D6E0058" w14:textId="4A1774DB" w:rsidR="00B522F9" w:rsidRDefault="00B522F9" w:rsidP="00B522F9">
      <w:pPr>
        <w:spacing w:line="300" w:lineRule="auto"/>
        <w:sectPr w:rsidR="00B522F9">
          <w:headerReference w:type="even" r:id="rId44"/>
          <w:headerReference w:type="default" r:id="rId45"/>
          <w:footerReference w:type="even" r:id="rId46"/>
          <w:footerReference w:type="default" r:id="rId47"/>
          <w:headerReference w:type="first" r:id="rId48"/>
          <w:footerReference w:type="first" r:id="rId49"/>
          <w:type w:val="continuous"/>
          <w:pgSz w:w="11907" w:h="16840"/>
          <w:pgMar w:top="1077" w:right="1247" w:bottom="964" w:left="1247" w:header="851" w:footer="680" w:gutter="0"/>
          <w:cols w:space="720"/>
          <w:titlePg/>
          <w:docGrid w:linePitch="272" w:charSpace="410"/>
        </w:sectPr>
      </w:pPr>
    </w:p>
    <w:p w14:paraId="783D2FF6" w14:textId="77777777" w:rsidR="00EE03CF" w:rsidRDefault="00EE03CF"/>
    <w:sectPr w:rsidR="00EE03CF">
      <w:type w:val="continuous"/>
      <w:pgSz w:w="11907" w:h="16840"/>
      <w:pgMar w:top="1077" w:right="1247" w:bottom="964" w:left="1247" w:header="851" w:footer="680" w:gutter="0"/>
      <w:cols w:space="720"/>
      <w:titlePg/>
      <w:docGrid w:linePitch="272" w:charSpace="41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hongwei liu" w:date="2017-05-16T14:04:00Z" w:initials="hl">
    <w:p w14:paraId="1F0E54B5" w14:textId="7CC45A64" w:rsidR="00D07AE3" w:rsidRDefault="00D07AE3">
      <w:pPr>
        <w:pStyle w:val="af7"/>
      </w:pPr>
      <w:r>
        <w:rPr>
          <w:rStyle w:val="af6"/>
        </w:rPr>
        <w:annotationRef/>
      </w:r>
      <w:r>
        <w:rPr>
          <w:rFonts w:hint="eastAsia"/>
        </w:rPr>
        <w:t>这部分摘要内容怎么和中文的不一样呢？</w:t>
      </w:r>
    </w:p>
  </w:comment>
  <w:comment w:id="31" w:author="hongwei liu" w:date="2017-05-16T14:27:00Z" w:initials="hl">
    <w:p w14:paraId="03E2905D" w14:textId="1FB50084" w:rsidR="00593AC9" w:rsidRDefault="00593AC9">
      <w:pPr>
        <w:pStyle w:val="af7"/>
      </w:pPr>
      <w:r>
        <w:rPr>
          <w:rStyle w:val="af6"/>
        </w:rPr>
        <w:annotationRef/>
      </w:r>
      <w:r>
        <w:rPr>
          <w:rFonts w:hint="eastAsia"/>
        </w:rPr>
        <w:t>图</w:t>
      </w:r>
      <w:r>
        <w:rPr>
          <w:rFonts w:hint="eastAsia"/>
        </w:rPr>
        <w:t>1</w:t>
      </w:r>
      <w:r>
        <w:rPr>
          <w:rFonts w:hint="eastAsia"/>
        </w:rPr>
        <w:t>在文中并没有提到</w:t>
      </w:r>
    </w:p>
  </w:comment>
  <w:comment w:id="42" w:author="hongwei liu" w:date="2017-05-16T14:26:00Z" w:initials="hl">
    <w:p w14:paraId="1220198E" w14:textId="74810711" w:rsidR="00593AC9" w:rsidRDefault="00593AC9">
      <w:pPr>
        <w:pStyle w:val="af7"/>
      </w:pPr>
      <w:r>
        <w:rPr>
          <w:rStyle w:val="af6"/>
        </w:rPr>
        <w:annotationRef/>
      </w:r>
    </w:p>
  </w:comment>
  <w:comment w:id="71" w:author="hongwei liu" w:date="2017-05-16T14:53:00Z" w:initials="hl">
    <w:p w14:paraId="2CD71378" w14:textId="77777777" w:rsidR="00B24B4C" w:rsidRDefault="00B24B4C" w:rsidP="00B24B4C">
      <w:pPr>
        <w:pStyle w:val="af7"/>
      </w:pPr>
      <w:r>
        <w:rPr>
          <w:rStyle w:val="af6"/>
        </w:rPr>
        <w:annotationRef/>
      </w:r>
      <w:r>
        <w:rPr>
          <w:rFonts w:hint="eastAsia"/>
        </w:rPr>
        <w:t>文中没有对图说明</w:t>
      </w:r>
    </w:p>
  </w:comment>
  <w:comment w:id="72" w:author="hongwei liu" w:date="2017-05-16T14:53:00Z" w:initials="hl">
    <w:p w14:paraId="65F326CC" w14:textId="2061781C" w:rsidR="00A24ED6" w:rsidRDefault="00A24ED6">
      <w:pPr>
        <w:pStyle w:val="af7"/>
      </w:pPr>
      <w:r>
        <w:rPr>
          <w:rStyle w:val="af6"/>
        </w:rPr>
        <w:annotationRef/>
      </w:r>
      <w:r>
        <w:rPr>
          <w:rFonts w:hint="eastAsia"/>
        </w:rPr>
        <w:t>这个也并没有在文中说明</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0E54B5" w15:done="0"/>
  <w15:commentEx w15:paraId="03E2905D" w15:done="0"/>
  <w15:commentEx w15:paraId="1220198E" w15:done="0"/>
  <w15:commentEx w15:paraId="2CD71378" w15:done="0"/>
  <w15:commentEx w15:paraId="65F326C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38518" w14:textId="77777777" w:rsidR="00A77E58" w:rsidRDefault="00A77E58" w:rsidP="0074783D">
      <w:r>
        <w:separator/>
      </w:r>
    </w:p>
  </w:endnote>
  <w:endnote w:type="continuationSeparator" w:id="0">
    <w:p w14:paraId="153469B2" w14:textId="77777777" w:rsidR="00A77E58" w:rsidRDefault="00A77E58" w:rsidP="00747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8"/>
    <w:family w:val="auto"/>
    <w:pitch w:val="variable"/>
    <w:sig w:usb0="A10102FF" w:usb1="38CF7CFA" w:usb2="00010016" w:usb3="00000000" w:csb0="0014000F" w:csb1="00000000"/>
  </w:font>
  <w:font w:name="宋体">
    <w:charset w:val="86"/>
    <w:family w:val="auto"/>
    <w:pitch w:val="variable"/>
    <w:sig w:usb0="00000003" w:usb1="288F0000" w:usb2="00000016" w:usb3="00000000" w:csb0="00040001" w:csb1="00000000"/>
  </w:font>
  <w:font w:name="方正书宋简体">
    <w:altName w:val="宋体"/>
    <w:charset w:val="86"/>
    <w:family w:val="script"/>
    <w:pitch w:val="fixed"/>
    <w:sig w:usb0="00000001" w:usb1="080E0000" w:usb2="00000010" w:usb3="00000000" w:csb0="00040000" w:csb1="00000000"/>
  </w:font>
  <w:font w:name="方正仿宋简体">
    <w:altName w:val="宋体"/>
    <w:charset w:val="86"/>
    <w:family w:val="auto"/>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方正楷体简体">
    <w:altName w:val="宋体"/>
    <w:charset w:val="86"/>
    <w:family w:val="auto"/>
    <w:pitch w:val="variable"/>
    <w:sig w:usb0="00000001" w:usb1="080E0000" w:usb2="00000010" w:usb3="00000000" w:csb0="00040000" w:csb1="00000000"/>
  </w:font>
  <w:font w:name="黑体">
    <w:charset w:val="88"/>
    <w:family w:val="auto"/>
    <w:pitch w:val="variable"/>
    <w:sig w:usb0="800002BF" w:usb1="38CF7CFA" w:usb2="00000016" w:usb3="00000000" w:csb0="0014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MingLiU">
    <w:panose1 w:val="02020509000000000000"/>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等线 Light">
    <w:charset w:val="88"/>
    <w:family w:val="auto"/>
    <w:pitch w:val="variable"/>
    <w:sig w:usb0="A10102FF" w:usb1="38CF7CFA" w:usb2="00010016" w:usb3="00000000" w:csb0="001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B679C" w14:textId="77777777" w:rsidR="00F24DB6" w:rsidRDefault="00F24DB6">
    <w:pPr>
      <w:pStyle w:val="aa"/>
      <w:ind w:leftChars="200" w:left="420"/>
      <w:rPr>
        <w:rFonts w:eastAsia="方正楷体简体"/>
        <w:sz w:val="15"/>
        <w:szCs w:val="15"/>
      </w:rPr>
    </w:pPr>
    <w:r>
      <w:rPr>
        <w:rFonts w:eastAsia="方正楷体简体"/>
        <w:b/>
        <w:sz w:val="15"/>
        <w:szCs w:val="15"/>
      </w:rPr>
      <w:t>Foundation item</w:t>
    </w:r>
    <w:r>
      <w:rPr>
        <w:rFonts w:eastAsia="方正楷体简体"/>
        <w:b/>
        <w:sz w:val="15"/>
        <w:szCs w:val="15"/>
      </w:rPr>
      <w:t>：</w:t>
    </w:r>
    <w:r>
      <w:rPr>
        <w:rFonts w:eastAsia="方正楷体简体"/>
        <w:sz w:val="15"/>
        <w:szCs w:val="15"/>
      </w:rPr>
      <w:t>The National Natural Science Foundation of China (Nos.123456789, 987654321</w:t>
    </w:r>
    <w:r>
      <w:rPr>
        <w:rFonts w:eastAsia="方正楷体简体" w:hint="eastAsia"/>
        <w:sz w:val="15"/>
        <w:szCs w:val="15"/>
      </w:rPr>
      <w:t xml:space="preserve">), </w:t>
    </w:r>
    <w:r>
      <w:rPr>
        <w:rFonts w:eastAsia="方正楷体简体"/>
        <w:sz w:val="15"/>
        <w:szCs w:val="15"/>
      </w:rPr>
      <w:t>the</w:t>
    </w:r>
    <w:r>
      <w:t xml:space="preserve"> </w:t>
    </w:r>
    <w:r>
      <w:rPr>
        <w:rFonts w:eastAsia="方正楷体简体"/>
        <w:sz w:val="15"/>
        <w:szCs w:val="15"/>
      </w:rPr>
      <w:t>National High Technology Research and Development Program of China (No. 12349876) and the National Basic Research Program of China (No. 432156789)</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08B14" w14:textId="77777777" w:rsidR="00F24DB6" w:rsidRDefault="00F24DB6">
    <w:pPr>
      <w:pStyle w:val="aa"/>
      <w:rPr>
        <w:color w:val="FF0000"/>
      </w:rPr>
    </w:pPr>
    <w:r>
      <w:rPr>
        <w:rFonts w:hint="eastAsia"/>
        <w:noProof/>
        <w:color w:val="FF0000"/>
      </w:rPr>
      <mc:AlternateContent>
        <mc:Choice Requires="wps">
          <w:drawing>
            <wp:anchor distT="0" distB="0" distL="114300" distR="114300" simplePos="0" relativeHeight="251659264" behindDoc="0" locked="0" layoutInCell="1" allowOverlap="1" wp14:anchorId="52982440" wp14:editId="31B38205">
              <wp:simplePos x="0" y="0"/>
              <wp:positionH relativeFrom="margin">
                <wp:align>left</wp:align>
              </wp:positionH>
              <wp:positionV relativeFrom="paragraph">
                <wp:posOffset>77470</wp:posOffset>
              </wp:positionV>
              <wp:extent cx="1440180" cy="0"/>
              <wp:effectExtent l="8255" t="10795" r="8890" b="825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straightConnector1">
                        <a:avLst/>
                      </a:prstGeom>
                      <a:noFill/>
                      <a:ln w="3175">
                        <a:solidFill>
                          <a:srgbClr val="000000"/>
                        </a:solidFill>
                        <a:round/>
                      </a:ln>
                      <a:effectLst/>
                    </wps:spPr>
                    <wps:bodyPr/>
                  </wps:wsp>
                </a:graphicData>
              </a:graphic>
            </wp:anchor>
          </w:drawing>
        </mc:Choice>
        <mc:Fallback>
          <w:pict>
            <v:shapetype w14:anchorId="7C75CFEE" id="_x0000_t32" coordsize="21600,21600" o:spt="32" o:oned="t" path="m0,0l21600,21600e" filled="f">
              <v:path arrowok="t" fillok="f" o:connecttype="none"/>
              <o:lock v:ext="edit" shapetype="t"/>
            </v:shapetype>
            <v:shape id="AutoShape_x0020_1" o:spid="_x0000_s1026" type="#_x0000_t32" style="position:absolute;left:0;text-align:left;margin-left:0;margin-top:6.1pt;width:113.4pt;height:0;z-index:251659264;visibility:visible;mso-wrap-style:square;mso-wrap-distance-left:9pt;mso-wrap-distance-top:0;mso-wrap-distance-right:9pt;mso-wrap-distance-bottom:0;mso-position-horizontal:left;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" strokeweight=".25pt">
              <w10:wrap anchorx="margin"/>
            </v:shape>
          </w:pict>
        </mc:Fallback>
      </mc:AlternateContent>
    </w:r>
  </w:p>
  <w:p w14:paraId="37B43950" w14:textId="77777777" w:rsidR="00F24DB6" w:rsidRDefault="00F24DB6">
    <w:pPr>
      <w:pStyle w:val="aa"/>
      <w:ind w:leftChars="200" w:left="420"/>
      <w:rPr>
        <w:rFonts w:eastAsia="方正楷体简体"/>
        <w:sz w:val="15"/>
        <w:szCs w:val="15"/>
      </w:rPr>
    </w:pPr>
    <w:r>
      <w:rPr>
        <w:rFonts w:ascii="方正楷体简体" w:eastAsia="方正楷体简体" w:hint="eastAsia"/>
        <w:b/>
        <w:sz w:val="15"/>
        <w:szCs w:val="15"/>
      </w:rPr>
      <w:t>基金项目</w:t>
    </w:r>
    <w:r>
      <w:rPr>
        <w:rFonts w:ascii="方正楷体简体" w:eastAsia="方正楷体简体" w:hint="eastAsia"/>
        <w:sz w:val="15"/>
        <w:szCs w:val="15"/>
      </w:rPr>
      <w:t>：</w:t>
    </w:r>
    <w:r>
      <w:rPr>
        <w:rFonts w:eastAsia="方正楷体简体"/>
        <w:sz w:val="15"/>
        <w:szCs w:val="15"/>
      </w:rPr>
      <w:t>国家自然科学基金（</w:t>
    </w:r>
    <w:r>
      <w:rPr>
        <w:rFonts w:eastAsia="方正楷体简体" w:hint="eastAsia"/>
        <w:sz w:val="15"/>
        <w:szCs w:val="15"/>
      </w:rPr>
      <w:t>Nos.</w:t>
    </w:r>
    <w:r>
      <w:rPr>
        <w:rFonts w:eastAsia="方正楷体简体"/>
        <w:sz w:val="15"/>
        <w:szCs w:val="15"/>
      </w:rPr>
      <w:t>1234</w:t>
    </w:r>
    <w:r>
      <w:rPr>
        <w:rFonts w:eastAsia="方正楷体简体" w:hint="eastAsia"/>
        <w:sz w:val="15"/>
        <w:szCs w:val="15"/>
      </w:rPr>
      <w:t>56789, 987654321</w:t>
    </w:r>
    <w:r>
      <w:rPr>
        <w:rFonts w:eastAsia="方正楷体简体"/>
        <w:sz w:val="15"/>
        <w:szCs w:val="15"/>
      </w:rPr>
      <w:t>）</w:t>
    </w:r>
    <w:r>
      <w:rPr>
        <w:rFonts w:eastAsia="方正楷体简体" w:hint="eastAsia"/>
        <w:sz w:val="15"/>
        <w:szCs w:val="15"/>
      </w:rPr>
      <w:t>、国家高技术研究发展计划（</w:t>
    </w:r>
    <w:r>
      <w:rPr>
        <w:rFonts w:eastAsia="方正楷体简体" w:hint="eastAsia"/>
        <w:sz w:val="15"/>
        <w:szCs w:val="15"/>
      </w:rPr>
      <w:t>No. 12349876</w:t>
    </w:r>
    <w:r>
      <w:rPr>
        <w:rFonts w:eastAsia="方正楷体简体" w:hint="eastAsia"/>
        <w:sz w:val="15"/>
        <w:szCs w:val="15"/>
      </w:rPr>
      <w:t>）和国家重点研究发展计划（</w:t>
    </w:r>
    <w:r>
      <w:rPr>
        <w:rFonts w:eastAsia="方正楷体简体" w:hint="eastAsia"/>
        <w:sz w:val="15"/>
        <w:szCs w:val="15"/>
      </w:rPr>
      <w:t>No. 432156789</w:t>
    </w:r>
    <w:r>
      <w:rPr>
        <w:rFonts w:eastAsia="方正楷体简体" w:hint="eastAsia"/>
        <w:sz w:val="15"/>
        <w:szCs w:val="15"/>
      </w:rPr>
      <w:t>）</w:t>
    </w:r>
    <w:r>
      <w:rPr>
        <w:rFonts w:eastAsia="方正楷体简体"/>
        <w:sz w:val="15"/>
        <w:szCs w:val="15"/>
      </w:rPr>
      <w:t>资助</w:t>
    </w:r>
    <w:r>
      <w:rPr>
        <w:rFonts w:eastAsia="方正楷体简体" w:hint="eastAsia"/>
        <w:sz w:val="15"/>
        <w:szCs w:val="15"/>
      </w:rPr>
      <w:t xml:space="preserve">   </w:t>
    </w:r>
    <w:r>
      <w:rPr>
        <w:rFonts w:eastAsia="方正楷体简体" w:hint="eastAsia"/>
        <w:color w:val="FF0000"/>
        <w:sz w:val="15"/>
        <w:szCs w:val="15"/>
      </w:rPr>
      <w:t xml:space="preserve"> (</w:t>
    </w:r>
    <w:r>
      <w:rPr>
        <w:rFonts w:eastAsia="方正楷体简体" w:hint="eastAsia"/>
        <w:color w:val="FF0000"/>
        <w:sz w:val="15"/>
        <w:szCs w:val="15"/>
      </w:rPr>
      <w:t>注：请作者在最后一页页脚同时补充基金项目的英文名称</w:t>
    </w:r>
    <w:r>
      <w:rPr>
        <w:rFonts w:eastAsia="方正楷体简体" w:hint="eastAsia"/>
        <w:color w:val="FF0000"/>
        <w:sz w:val="15"/>
        <w:szCs w:val="15"/>
      </w:rPr>
      <w:t>)</w:t>
    </w:r>
  </w:p>
  <w:p w14:paraId="18077623" w14:textId="69F2AF30" w:rsidR="00F24DB6" w:rsidRDefault="00F24DB6">
    <w:pPr>
      <w:pStyle w:val="aa"/>
      <w:ind w:leftChars="200" w:left="420"/>
      <w:jc w:val="both"/>
      <w:rPr>
        <w:rFonts w:eastAsia="方正楷体简体"/>
        <w:sz w:val="15"/>
        <w:szCs w:val="15"/>
      </w:rPr>
    </w:pPr>
    <w:r>
      <w:rPr>
        <w:rFonts w:eastAsia="方正楷体简体" w:hint="eastAsia"/>
        <w:b/>
        <w:sz w:val="15"/>
        <w:szCs w:val="15"/>
      </w:rPr>
      <w:t>第一作者：</w:t>
    </w:r>
    <w:r>
      <w:rPr>
        <w:rFonts w:eastAsia="方正楷体简体" w:hint="eastAsia"/>
        <w:sz w:val="15"/>
        <w:szCs w:val="15"/>
      </w:rPr>
      <w:t>陈倚天（</w:t>
    </w:r>
    <w:r>
      <w:rPr>
        <w:rFonts w:eastAsia="方正楷体简体" w:hint="eastAsia"/>
        <w:sz w:val="15"/>
        <w:szCs w:val="15"/>
      </w:rPr>
      <w:t>1993</w:t>
    </w:r>
    <w:r>
      <w:rPr>
        <w:rFonts w:eastAsia="方正楷体简体" w:hint="eastAsia"/>
        <w:sz w:val="15"/>
        <w:szCs w:val="15"/>
      </w:rPr>
      <w:t>—），男，</w:t>
    </w:r>
    <w:r>
      <w:rPr>
        <w:rFonts w:eastAsia="方正楷体简体"/>
        <w:sz w:val="15"/>
        <w:szCs w:val="15"/>
      </w:rPr>
      <w:t>在读</w:t>
    </w:r>
    <w:r>
      <w:rPr>
        <w:rFonts w:eastAsia="方正楷体简体" w:hint="eastAsia"/>
        <w:sz w:val="15"/>
        <w:szCs w:val="15"/>
      </w:rPr>
      <w:t>硕士，主要研究方向为量子密钥</w:t>
    </w:r>
    <w:r>
      <w:rPr>
        <w:rFonts w:eastAsia="方正楷体简体"/>
        <w:sz w:val="15"/>
        <w:szCs w:val="15"/>
      </w:rPr>
      <w:t>分发系统</w:t>
    </w:r>
    <w:r>
      <w:rPr>
        <w:rFonts w:eastAsia="方正楷体简体" w:hint="eastAsia"/>
        <w:sz w:val="15"/>
        <w:szCs w:val="15"/>
      </w:rPr>
      <w:t xml:space="preserve">. </w:t>
    </w:r>
    <w:r>
      <w:rPr>
        <w:rFonts w:eastAsia="方正楷体简体"/>
        <w:sz w:val="15"/>
        <w:szCs w:val="15"/>
      </w:rPr>
      <w:t>Email:861676131@</w:t>
    </w:r>
    <w:r>
      <w:rPr>
        <w:rFonts w:eastAsia="方正楷体简体" w:hint="eastAsia"/>
        <w:sz w:val="15"/>
        <w:szCs w:val="15"/>
      </w:rPr>
      <w:t>qq.com</w:t>
    </w:r>
    <w:r>
      <w:rPr>
        <w:rFonts w:eastAsia="方正楷体简体"/>
        <w:sz w:val="15"/>
        <w:szCs w:val="15"/>
      </w:rPr>
      <w:t xml:space="preserve"> </w:t>
    </w:r>
  </w:p>
  <w:p w14:paraId="714BE432" w14:textId="45E58E86" w:rsidR="00F24DB6" w:rsidRDefault="00F24DB6">
    <w:pPr>
      <w:pStyle w:val="aa"/>
      <w:ind w:leftChars="200" w:left="420"/>
      <w:jc w:val="both"/>
      <w:rPr>
        <w:rFonts w:eastAsia="方正楷体简体"/>
        <w:sz w:val="15"/>
        <w:szCs w:val="15"/>
      </w:rPr>
    </w:pPr>
    <w:r>
      <w:rPr>
        <w:rFonts w:eastAsia="方正楷体简体" w:hint="eastAsia"/>
        <w:b/>
        <w:sz w:val="15"/>
        <w:szCs w:val="15"/>
      </w:rPr>
      <w:t>导师（通讯作者）</w:t>
    </w:r>
    <w:r>
      <w:rPr>
        <w:rFonts w:eastAsia="方正楷体简体" w:hint="eastAsia"/>
        <w:sz w:val="15"/>
        <w:szCs w:val="15"/>
      </w:rPr>
      <w:t>：马海强（—），男，教授，博士，主要研究方向为</w:t>
    </w:r>
    <w:r>
      <w:rPr>
        <w:rFonts w:eastAsia="方正楷体简体"/>
        <w:sz w:val="15"/>
        <w:szCs w:val="15"/>
      </w:rPr>
      <w:t>光学与量子通信</w:t>
    </w:r>
    <w:r>
      <w:rPr>
        <w:rFonts w:eastAsia="方正楷体简体" w:hint="eastAsia"/>
        <w:sz w:val="15"/>
        <w:szCs w:val="15"/>
      </w:rPr>
      <w:t xml:space="preserve">. </w:t>
    </w:r>
    <w:r>
      <w:rPr>
        <w:rFonts w:eastAsia="方正楷体简体"/>
        <w:sz w:val="15"/>
        <w:szCs w:val="15"/>
      </w:rPr>
      <w:t xml:space="preserve">Email: </w:t>
    </w:r>
  </w:p>
  <w:p w14:paraId="077E36F2" w14:textId="6E89360C" w:rsidR="00F24DB6" w:rsidRDefault="00F24DB6">
    <w:pPr>
      <w:pStyle w:val="a5"/>
      <w:ind w:leftChars="200" w:left="420"/>
      <w:rPr>
        <w:sz w:val="15"/>
        <w:szCs w:val="15"/>
      </w:rPr>
    </w:pPr>
    <w:r>
      <w:rPr>
        <w:rFonts w:eastAsia="方正楷体简体"/>
        <w:b/>
        <w:sz w:val="15"/>
        <w:szCs w:val="15"/>
      </w:rPr>
      <w:t>收稿日期</w:t>
    </w:r>
    <w:r>
      <w:rPr>
        <w:rFonts w:eastAsia="方正楷体简体"/>
        <w:sz w:val="15"/>
        <w:szCs w:val="15"/>
      </w:rPr>
      <w:t>：</w:t>
    </w:r>
    <w:r>
      <w:rPr>
        <w:rFonts w:eastAsia="方正楷体简体"/>
        <w:sz w:val="15"/>
        <w:szCs w:val="15"/>
      </w:rPr>
      <w:t>20</w:t>
    </w:r>
    <w:r>
      <w:rPr>
        <w:rFonts w:eastAsia="方正楷体简体" w:hint="eastAsia"/>
        <w:sz w:val="15"/>
        <w:szCs w:val="15"/>
      </w:rPr>
      <w:t>17</w:t>
    </w:r>
    <w:r>
      <w:rPr>
        <w:rFonts w:eastAsia="方正楷体简体"/>
        <w:sz w:val="15"/>
        <w:szCs w:val="15"/>
      </w:rPr>
      <w:t>-05-20</w:t>
    </w:r>
    <w:r>
      <w:rPr>
        <w:rFonts w:eastAsia="方正楷体简体" w:hint="eastAsia"/>
        <w:sz w:val="15"/>
        <w:szCs w:val="15"/>
      </w:rPr>
      <w:t>；</w:t>
    </w:r>
    <w:r>
      <w:rPr>
        <w:rFonts w:eastAsia="方正楷体简体" w:hint="eastAsia"/>
        <w:b/>
        <w:sz w:val="15"/>
        <w:szCs w:val="15"/>
      </w:rPr>
      <w:t>录用日期</w:t>
    </w:r>
    <w:r>
      <w:rPr>
        <w:rFonts w:eastAsia="方正楷体简体" w:hint="eastAsia"/>
        <w:sz w:val="15"/>
        <w:szCs w:val="15"/>
      </w:rPr>
      <w:t>：</w:t>
    </w:r>
    <w:r>
      <w:rPr>
        <w:rFonts w:eastAsia="方正楷体简体" w:hint="eastAsia"/>
        <w:sz w:val="15"/>
        <w:szCs w:val="15"/>
      </w:rPr>
      <w:t>2017-06-01</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6FDCE" w14:textId="77777777" w:rsidR="00F24DB6" w:rsidRDefault="00F24DB6">
    <w:pPr>
      <w:pStyle w:val="a5"/>
      <w:tabs>
        <w:tab w:val="clear" w:pos="8306"/>
        <w:tab w:val="right" w:pos="9747"/>
      </w:tabs>
      <w:spacing w:before="160"/>
    </w:pPr>
    <w:r>
      <w:rPr>
        <w:rStyle w:val="ac"/>
      </w:rPr>
      <w:fldChar w:fldCharType="begin"/>
    </w:r>
    <w:r>
      <w:rPr>
        <w:rStyle w:val="ac"/>
      </w:rPr>
      <w:instrText xml:space="preserve">PAGE  </w:instrText>
    </w:r>
    <w:r>
      <w:rPr>
        <w:rStyle w:val="ac"/>
      </w:rPr>
      <w:fldChar w:fldCharType="separate"/>
    </w:r>
    <w:r>
      <w:rPr>
        <w:rStyle w:val="ac"/>
        <w:noProof/>
      </w:rPr>
      <w:t>6</w:t>
    </w:r>
    <w:r>
      <w:rPr>
        <w:rStyle w:val="ac"/>
      </w:rPr>
      <w:fldChar w:fldCharType="end"/>
    </w:r>
    <w:r>
      <w:rPr>
        <w:rStyle w:val="ac"/>
      </w:rPr>
      <w:tab/>
    </w:r>
    <w:r>
      <w:rPr>
        <w:rStyle w:val="ac"/>
      </w:rP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0476" w14:textId="7F65871A" w:rsidR="00F24DB6" w:rsidRDefault="00F24DB6">
    <w:pPr>
      <w:pStyle w:val="a5"/>
      <w:tabs>
        <w:tab w:val="clear" w:pos="8306"/>
        <w:tab w:val="right" w:pos="9747"/>
      </w:tabs>
      <w:spacing w:before="160"/>
    </w:pPr>
    <w:r>
      <w:rPr>
        <w:rStyle w:val="ac"/>
      </w:rPr>
      <w:tab/>
    </w:r>
    <w:r>
      <w:rPr>
        <w:rStyle w:val="ac"/>
      </w:rPr>
      <w:tab/>
    </w:r>
    <w:r>
      <w:rPr>
        <w:rStyle w:val="ac"/>
      </w:rPr>
      <w:fldChar w:fldCharType="begin"/>
    </w:r>
    <w:r>
      <w:rPr>
        <w:rStyle w:val="ac"/>
      </w:rPr>
      <w:instrText xml:space="preserve">PAGE  </w:instrText>
    </w:r>
    <w:r>
      <w:rPr>
        <w:rStyle w:val="ac"/>
      </w:rPr>
      <w:fldChar w:fldCharType="separate"/>
    </w:r>
    <w:r w:rsidR="006434B8">
      <w:rPr>
        <w:rStyle w:val="ac"/>
        <w:noProof/>
      </w:rPr>
      <w:t>4</w:t>
    </w:r>
    <w:r>
      <w:rPr>
        <w:rStyle w:val="ac"/>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E46F0" w14:textId="77777777" w:rsidR="00F24DB6" w:rsidRDefault="00F24DB6">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C525A" w14:textId="77777777" w:rsidR="00A77E58" w:rsidRDefault="00A77E58" w:rsidP="0074783D">
      <w:r>
        <w:separator/>
      </w:r>
    </w:p>
  </w:footnote>
  <w:footnote w:type="continuationSeparator" w:id="0">
    <w:p w14:paraId="4EA1E5C9" w14:textId="77777777" w:rsidR="00A77E58" w:rsidRDefault="00A77E58" w:rsidP="007478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3BA4E" w14:textId="77777777" w:rsidR="00F24DB6" w:rsidRDefault="00F24DB6">
    <w:pPr>
      <w:pStyle w:val="a3"/>
      <w:ind w:right="29"/>
      <w:jc w:val="both"/>
      <w:rPr>
        <w:rFonts w:eastAsia="方正书宋简体"/>
      </w:rPr>
    </w:pPr>
    <w:r>
      <w:rPr>
        <w:rStyle w:val="ac"/>
      </w:rPr>
      <w:fldChar w:fldCharType="begin"/>
    </w:r>
    <w:r>
      <w:rPr>
        <w:rStyle w:val="ac"/>
      </w:rPr>
      <w:instrText xml:space="preserve"> NUMPAGES </w:instrText>
    </w:r>
    <w:r>
      <w:rPr>
        <w:rStyle w:val="ac"/>
      </w:rPr>
      <w:fldChar w:fldCharType="separate"/>
    </w:r>
    <w:r w:rsidR="0052702A">
      <w:rPr>
        <w:rStyle w:val="ac"/>
        <w:noProof/>
      </w:rPr>
      <w:t>7</w:t>
    </w:r>
    <w:r>
      <w:rPr>
        <w:rStyle w:val="ac"/>
      </w:rPr>
      <w:fldChar w:fldCharType="end"/>
    </w:r>
    <w:r>
      <w:rPr>
        <w:rFonts w:eastAsia="方正书宋简体"/>
        <w:snapToGrid w:val="0"/>
        <w:kern w:val="0"/>
      </w:rPr>
      <w:t xml:space="preserve">                         </w:t>
    </w:r>
    <w:r>
      <w:rPr>
        <w:rFonts w:eastAsia="方正书宋简体"/>
        <w:snapToGrid w:val="0"/>
        <w:color w:val="999999"/>
        <w:kern w:val="0"/>
      </w:rPr>
      <w:t xml:space="preserve">                   </w:t>
    </w:r>
    <w:r>
      <w:rPr>
        <w:rFonts w:eastAsia="方正书宋简体"/>
        <w:snapToGrid w:val="0"/>
        <w:color w:val="999999"/>
        <w:kern w:val="0"/>
      </w:rPr>
      <w:t>光</w:t>
    </w:r>
    <w:r>
      <w:rPr>
        <w:rFonts w:eastAsia="方正书宋简体"/>
        <w:snapToGrid w:val="0"/>
        <w:color w:val="999999"/>
        <w:kern w:val="0"/>
      </w:rPr>
      <w:t xml:space="preserve"> </w:t>
    </w:r>
    <w:r>
      <w:rPr>
        <w:rFonts w:eastAsia="方正书宋简体"/>
        <w:snapToGrid w:val="0"/>
        <w:color w:val="999999"/>
        <w:kern w:val="0"/>
      </w:rPr>
      <w:t>子</w:t>
    </w:r>
    <w:r>
      <w:rPr>
        <w:rFonts w:eastAsia="方正书宋简体"/>
        <w:snapToGrid w:val="0"/>
        <w:color w:val="999999"/>
        <w:kern w:val="0"/>
      </w:rPr>
      <w:t xml:space="preserve"> </w:t>
    </w:r>
    <w:r>
      <w:rPr>
        <w:rFonts w:eastAsia="方正书宋简体"/>
        <w:snapToGrid w:val="0"/>
        <w:color w:val="999999"/>
        <w:kern w:val="0"/>
      </w:rPr>
      <w:t>学</w:t>
    </w:r>
    <w:r>
      <w:rPr>
        <w:rFonts w:eastAsia="方正书宋简体"/>
        <w:snapToGrid w:val="0"/>
        <w:color w:val="999999"/>
        <w:kern w:val="0"/>
      </w:rPr>
      <w:t xml:space="preserve"> </w:t>
    </w:r>
    <w:r>
      <w:rPr>
        <w:rFonts w:eastAsia="方正书宋简体"/>
        <w:snapToGrid w:val="0"/>
        <w:color w:val="999999"/>
        <w:kern w:val="0"/>
      </w:rPr>
      <w:t>报</w:t>
    </w:r>
    <w:r>
      <w:rPr>
        <w:rFonts w:eastAsia="方正书宋简体"/>
        <w:snapToGrid w:val="0"/>
        <w:color w:val="999999"/>
        <w:kern w:val="0"/>
      </w:rPr>
      <w:t xml:space="preserve">                                           </w:t>
    </w:r>
    <w:r>
      <w:rPr>
        <w:rFonts w:eastAsia="方正书宋简体" w:hint="eastAsia"/>
        <w:snapToGrid w:val="0"/>
        <w:kern w:val="0"/>
      </w:rPr>
      <w:t xml:space="preserve">   </w:t>
    </w:r>
    <w:r>
      <w:rPr>
        <w:rFonts w:eastAsia="方正书宋简体"/>
        <w:snapToGrid w:val="0"/>
        <w:kern w:val="0"/>
      </w:rPr>
      <w:t>卷</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38310" w14:textId="77777777" w:rsidR="00F24DB6" w:rsidRDefault="00F24DB6">
    <w:pPr>
      <w:pStyle w:val="a3"/>
      <w:ind w:right="13"/>
      <w:jc w:val="both"/>
    </w:pPr>
    <w:r>
      <w:rPr>
        <w:rFonts w:hint="eastAsia"/>
        <w:snapToGrid w:val="0"/>
        <w:kern w:val="0"/>
      </w:rPr>
      <w:t>1</w:t>
    </w:r>
    <w:r>
      <w:rPr>
        <w:rFonts w:hint="eastAsia"/>
        <w:snapToGrid w:val="0"/>
        <w:kern w:val="0"/>
      </w:rPr>
      <w:t>期</w:t>
    </w:r>
    <w:r>
      <w:rPr>
        <w:rFonts w:hint="eastAsia"/>
        <w:snapToGrid w:val="0"/>
        <w:kern w:val="0"/>
      </w:rPr>
      <w:t xml:space="preserve">                            </w:t>
    </w:r>
    <w:r>
      <w:rPr>
        <w:rFonts w:hAnsi="宋体" w:hint="eastAsia"/>
        <w:snapToGrid w:val="0"/>
        <w:kern w:val="0"/>
      </w:rPr>
      <w:t>魏新</w:t>
    </w:r>
    <w:r>
      <w:rPr>
        <w:rFonts w:hAnsi="宋体"/>
        <w:snapToGrid w:val="0"/>
        <w:kern w:val="0"/>
      </w:rPr>
      <w:t>，等：</w:t>
    </w:r>
    <w:r>
      <w:rPr>
        <w:rFonts w:hAnsi="宋体" w:hint="eastAsia"/>
        <w:snapToGrid w:val="0"/>
        <w:kern w:val="0"/>
      </w:rPr>
      <w:t>光纤布喇格光栅中心波长反向漂移</w:t>
    </w:r>
    <w:r>
      <w:rPr>
        <w:rFonts w:hint="eastAsia"/>
        <w:snapToGrid w:val="0"/>
        <w:kern w:val="0"/>
      </w:rPr>
      <w:t xml:space="preserve">                                3</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B677A" w14:textId="77777777" w:rsidR="00F24DB6" w:rsidRDefault="00F24DB6">
    <w:pPr>
      <w:pStyle w:val="a3"/>
      <w:pBdr>
        <w:bottom w:val="double" w:sz="4" w:space="1" w:color="auto"/>
      </w:pBdr>
      <w:jc w:val="both"/>
      <w:rPr>
        <w:rFonts w:eastAsia="方正书宋简体"/>
        <w:snapToGrid w:val="0"/>
        <w:kern w:val="0"/>
      </w:rPr>
    </w:pPr>
    <w:r>
      <w:rPr>
        <w:rFonts w:eastAsia="方正书宋简体"/>
        <w:snapToGrid w:val="0"/>
        <w:kern w:val="0"/>
      </w:rPr>
      <w:t>第</w:t>
    </w:r>
    <w:r>
      <w:rPr>
        <w:rFonts w:eastAsia="方正书宋简体" w:hint="eastAsia"/>
        <w:snapToGrid w:val="0"/>
        <w:kern w:val="0"/>
      </w:rPr>
      <w:t>42</w:t>
    </w:r>
    <w:r>
      <w:rPr>
        <w:rFonts w:eastAsia="方正书宋简体"/>
        <w:snapToGrid w:val="0"/>
        <w:kern w:val="0"/>
      </w:rPr>
      <w:t>卷</w:t>
    </w:r>
    <w:r>
      <w:rPr>
        <w:rFonts w:eastAsia="方正书宋简体" w:hint="eastAsia"/>
        <w:snapToGrid w:val="0"/>
        <w:kern w:val="0"/>
      </w:rPr>
      <w:t>第</w:t>
    </w:r>
    <w:r>
      <w:rPr>
        <w:rFonts w:eastAsia="方正书宋简体" w:hint="eastAsia"/>
        <w:snapToGrid w:val="0"/>
        <w:kern w:val="0"/>
      </w:rPr>
      <w:t>1</w:t>
    </w:r>
    <w:r>
      <w:rPr>
        <w:rFonts w:eastAsia="方正书宋简体" w:hint="eastAsia"/>
        <w:snapToGrid w:val="0"/>
        <w:kern w:val="0"/>
      </w:rPr>
      <w:t>期</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snapToGrid w:val="0"/>
        <w:kern w:val="0"/>
      </w:rPr>
      <w:t>光</w:t>
    </w:r>
    <w:r>
      <w:rPr>
        <w:rFonts w:eastAsia="方正书宋简体"/>
        <w:snapToGrid w:val="0"/>
        <w:kern w:val="0"/>
      </w:rPr>
      <w:t xml:space="preserve"> </w:t>
    </w:r>
    <w:r>
      <w:rPr>
        <w:rFonts w:eastAsia="方正书宋简体"/>
        <w:snapToGrid w:val="0"/>
        <w:kern w:val="0"/>
      </w:rPr>
      <w:t>子</w:t>
    </w:r>
    <w:r>
      <w:rPr>
        <w:rFonts w:eastAsia="方正书宋简体"/>
        <w:snapToGrid w:val="0"/>
        <w:kern w:val="0"/>
      </w:rPr>
      <w:t xml:space="preserve"> </w:t>
    </w:r>
    <w:r>
      <w:rPr>
        <w:rFonts w:eastAsia="方正书宋简体"/>
        <w:snapToGrid w:val="0"/>
        <w:kern w:val="0"/>
      </w:rPr>
      <w:t>学</w:t>
    </w:r>
    <w:r>
      <w:rPr>
        <w:rFonts w:eastAsia="方正书宋简体"/>
        <w:snapToGrid w:val="0"/>
        <w:kern w:val="0"/>
      </w:rPr>
      <w:t xml:space="preserve"> </w:t>
    </w:r>
    <w:r>
      <w:rPr>
        <w:rFonts w:eastAsia="方正书宋简体"/>
        <w:snapToGrid w:val="0"/>
        <w:kern w:val="0"/>
      </w:rPr>
      <w:t>报</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snapToGrid w:val="0"/>
        <w:kern w:val="0"/>
      </w:rPr>
      <w:t xml:space="preserve"> Vol.</w:t>
    </w:r>
    <w:r>
      <w:rPr>
        <w:rFonts w:eastAsia="方正书宋简体" w:hint="eastAsia"/>
        <w:snapToGrid w:val="0"/>
        <w:kern w:val="0"/>
      </w:rPr>
      <w:t xml:space="preserve"> 42 </w:t>
    </w:r>
    <w:r>
      <w:rPr>
        <w:rFonts w:eastAsia="方正书宋简体"/>
        <w:snapToGrid w:val="0"/>
        <w:kern w:val="0"/>
      </w:rPr>
      <w:t>No.</w:t>
    </w:r>
    <w:r>
      <w:rPr>
        <w:rFonts w:eastAsia="方正书宋简体" w:hint="eastAsia"/>
        <w:snapToGrid w:val="0"/>
        <w:kern w:val="0"/>
      </w:rPr>
      <w:t xml:space="preserve"> 1</w:t>
    </w:r>
  </w:p>
  <w:p w14:paraId="586DA057" w14:textId="77777777" w:rsidR="00F24DB6" w:rsidRDefault="00F24DB6">
    <w:pPr>
      <w:pStyle w:val="a3"/>
      <w:pBdr>
        <w:bottom w:val="double" w:sz="4" w:space="1" w:color="auto"/>
      </w:pBdr>
      <w:ind w:firstLineChars="50" w:firstLine="90"/>
      <w:jc w:val="both"/>
      <w:rPr>
        <w:rFonts w:eastAsia="方正书宋简体"/>
        <w:snapToGrid w:val="0"/>
        <w:kern w:val="0"/>
      </w:rPr>
    </w:pPr>
    <w:r>
      <w:rPr>
        <w:rFonts w:eastAsia="方正书宋简体" w:hint="eastAsia"/>
        <w:snapToGrid w:val="0"/>
        <w:kern w:val="0"/>
      </w:rPr>
      <w:t>2013</w:t>
    </w:r>
    <w:r>
      <w:rPr>
        <w:rFonts w:eastAsia="方正书宋简体"/>
        <w:snapToGrid w:val="0"/>
        <w:kern w:val="0"/>
      </w:rPr>
      <w:t>年</w:t>
    </w:r>
    <w:r>
      <w:rPr>
        <w:rFonts w:eastAsia="方正书宋简体" w:hint="eastAsia"/>
        <w:snapToGrid w:val="0"/>
        <w:kern w:val="0"/>
      </w:rPr>
      <w:t>1</w:t>
    </w:r>
    <w:r>
      <w:rPr>
        <w:rFonts w:eastAsia="方正书宋简体"/>
        <w:snapToGrid w:val="0"/>
        <w:kern w:val="0"/>
      </w:rPr>
      <w:t>月</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kern w:val="0"/>
      </w:rPr>
      <w:t>ACTA PHOTONICA SINICA</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hint="eastAsia"/>
        <w:snapToGrid w:val="0"/>
        <w:kern w:val="0"/>
      </w:rPr>
      <w:t>January 2013</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C1A92" w14:textId="77777777" w:rsidR="00F24DB6" w:rsidRDefault="00F24DB6">
    <w:pPr>
      <w:pStyle w:val="a3"/>
      <w:tabs>
        <w:tab w:val="clear" w:pos="8306"/>
        <w:tab w:val="right" w:pos="9747"/>
      </w:tabs>
      <w:jc w:val="both"/>
    </w:pPr>
    <w:r>
      <w:rPr>
        <w:position w:val="-4"/>
      </w:rPr>
      <w:t xml:space="preserve">5                                </w:t>
    </w:r>
    <w:r>
      <w:rPr>
        <w:rFonts w:hint="eastAsia"/>
        <w:color w:val="000000"/>
      </w:rPr>
      <w:tab/>
    </w:r>
    <w:r>
      <w:rPr>
        <w:color w:val="000000"/>
      </w:rPr>
      <w:tab/>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2DF2E" w14:textId="5EB1C80F" w:rsidR="00F24DB6" w:rsidRPr="008052B0" w:rsidRDefault="00F24DB6" w:rsidP="003022D5">
    <w:pPr>
      <w:pStyle w:val="a3"/>
      <w:ind w:right="29"/>
      <w:jc w:val="both"/>
      <w:rPr>
        <w:rFonts w:eastAsia="方正书宋简体"/>
      </w:rPr>
    </w:pPr>
    <w:r>
      <w:rPr>
        <w:rStyle w:val="ac"/>
      </w:rPr>
      <w:fldChar w:fldCharType="begin"/>
    </w:r>
    <w:r>
      <w:rPr>
        <w:rStyle w:val="ac"/>
      </w:rPr>
      <w:instrText xml:space="preserve"> NUMPAGES </w:instrText>
    </w:r>
    <w:r>
      <w:rPr>
        <w:rStyle w:val="ac"/>
      </w:rPr>
      <w:fldChar w:fldCharType="separate"/>
    </w:r>
    <w:r w:rsidR="006434B8">
      <w:rPr>
        <w:rStyle w:val="ac"/>
        <w:noProof/>
      </w:rPr>
      <w:t>7</w:t>
    </w:r>
    <w:r>
      <w:rPr>
        <w:rStyle w:val="ac"/>
      </w:rPr>
      <w:fldChar w:fldCharType="end"/>
    </w:r>
    <w:r w:rsidRPr="008052B0">
      <w:rPr>
        <w:rFonts w:eastAsia="方正书宋简体"/>
        <w:snapToGrid w:val="0"/>
        <w:kern w:val="0"/>
      </w:rPr>
      <w:t xml:space="preserve">                         </w:t>
    </w:r>
    <w:r w:rsidRPr="008052B0">
      <w:rPr>
        <w:rFonts w:eastAsia="方正书宋简体"/>
        <w:snapToGrid w:val="0"/>
        <w:color w:val="999999"/>
        <w:kern w:val="0"/>
      </w:rPr>
      <w:t xml:space="preserve">                   </w:t>
    </w:r>
    <w:r w:rsidRPr="008052B0">
      <w:rPr>
        <w:rFonts w:eastAsia="方正书宋简体"/>
        <w:snapToGrid w:val="0"/>
        <w:color w:val="999999"/>
        <w:kern w:val="0"/>
      </w:rPr>
      <w:t>光</w:t>
    </w:r>
    <w:r w:rsidRPr="008052B0">
      <w:rPr>
        <w:rFonts w:eastAsia="方正书宋简体"/>
        <w:snapToGrid w:val="0"/>
        <w:color w:val="999999"/>
        <w:kern w:val="0"/>
      </w:rPr>
      <w:t xml:space="preserve"> </w:t>
    </w:r>
    <w:r w:rsidRPr="008052B0">
      <w:rPr>
        <w:rFonts w:eastAsia="方正书宋简体"/>
        <w:snapToGrid w:val="0"/>
        <w:color w:val="999999"/>
        <w:kern w:val="0"/>
      </w:rPr>
      <w:t>子</w:t>
    </w:r>
    <w:r w:rsidRPr="008052B0">
      <w:rPr>
        <w:rFonts w:eastAsia="方正书宋简体"/>
        <w:snapToGrid w:val="0"/>
        <w:color w:val="999999"/>
        <w:kern w:val="0"/>
      </w:rPr>
      <w:t xml:space="preserve"> </w:t>
    </w:r>
    <w:r w:rsidRPr="008052B0">
      <w:rPr>
        <w:rFonts w:eastAsia="方正书宋简体"/>
        <w:snapToGrid w:val="0"/>
        <w:color w:val="999999"/>
        <w:kern w:val="0"/>
      </w:rPr>
      <w:t>学</w:t>
    </w:r>
    <w:r w:rsidRPr="008052B0">
      <w:rPr>
        <w:rFonts w:eastAsia="方正书宋简体"/>
        <w:snapToGrid w:val="0"/>
        <w:color w:val="999999"/>
        <w:kern w:val="0"/>
      </w:rPr>
      <w:t xml:space="preserve"> </w:t>
    </w:r>
    <w:r w:rsidRPr="008052B0">
      <w:rPr>
        <w:rFonts w:eastAsia="方正书宋简体"/>
        <w:snapToGrid w:val="0"/>
        <w:color w:val="999999"/>
        <w:kern w:val="0"/>
      </w:rPr>
      <w:t>报</w:t>
    </w:r>
    <w:r w:rsidRPr="008052B0">
      <w:rPr>
        <w:rFonts w:eastAsia="方正书宋简体"/>
        <w:snapToGrid w:val="0"/>
        <w:color w:val="999999"/>
        <w:kern w:val="0"/>
      </w:rPr>
      <w:t xml:space="preserve">                                           </w:t>
    </w:r>
    <w:r>
      <w:rPr>
        <w:rFonts w:eastAsia="方正书宋简体" w:hint="eastAsia"/>
        <w:snapToGrid w:val="0"/>
        <w:kern w:val="0"/>
      </w:rPr>
      <w:t xml:space="preserve">   </w:t>
    </w:r>
    <w:r w:rsidRPr="008052B0">
      <w:rPr>
        <w:rFonts w:eastAsia="方正书宋简体"/>
        <w:snapToGrid w:val="0"/>
        <w:kern w:val="0"/>
      </w:rPr>
      <w:t>卷</w:t>
    </w:r>
  </w:p>
  <w:p w14:paraId="65B1C697" w14:textId="384474D5" w:rsidR="00F24DB6" w:rsidRDefault="00F24DB6" w:rsidP="003022D5">
    <w:pPr>
      <w:pStyle w:val="3"/>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4D99F" w14:textId="77777777" w:rsidR="00F24DB6" w:rsidRDefault="00F24DB6">
    <w:pPr>
      <w:pStyle w:val="a3"/>
    </w:pPr>
    <w:r>
      <w:rPr>
        <w:rFonts w:eastAsia="方正书宋简体"/>
        <w:snapToGrid w:val="0"/>
        <w:color w:val="999999"/>
        <w:kern w:val="0"/>
      </w:rPr>
      <w:fldChar w:fldCharType="begin"/>
    </w:r>
    <w:r>
      <w:rPr>
        <w:rFonts w:eastAsia="方正书宋简体"/>
        <w:snapToGrid w:val="0"/>
        <w:color w:val="999999"/>
        <w:kern w:val="0"/>
      </w:rPr>
      <w:instrText>PAGE   \* MERGEFORMAT</w:instrText>
    </w:r>
    <w:r>
      <w:rPr>
        <w:rFonts w:eastAsia="方正书宋简体"/>
        <w:snapToGrid w:val="0"/>
        <w:color w:val="999999"/>
        <w:kern w:val="0"/>
      </w:rPr>
      <w:fldChar w:fldCharType="separate"/>
    </w:r>
    <w:r w:rsidR="00E64EFC" w:rsidRPr="00E64EFC">
      <w:rPr>
        <w:rFonts w:eastAsia="方正书宋简体"/>
        <w:noProof/>
        <w:snapToGrid w:val="0"/>
        <w:color w:val="999999"/>
        <w:kern w:val="0"/>
        <w:lang w:val="zh-CN"/>
      </w:rPr>
      <w:t>8</w:t>
    </w:r>
    <w:r>
      <w:rPr>
        <w:rFonts w:eastAsia="方正书宋简体"/>
        <w:snapToGrid w:val="0"/>
        <w:color w:val="999999"/>
        <w:kern w:val="0"/>
      </w:rPr>
      <w:fldChar w:fldCharType="end"/>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snapToGrid w:val="0"/>
        <w:kern w:val="0"/>
      </w:rPr>
      <w:t>光</w:t>
    </w:r>
    <w:r>
      <w:rPr>
        <w:rFonts w:eastAsia="方正书宋简体"/>
        <w:snapToGrid w:val="0"/>
        <w:kern w:val="0"/>
      </w:rPr>
      <w:t xml:space="preserve"> </w:t>
    </w:r>
    <w:r>
      <w:rPr>
        <w:rFonts w:eastAsia="方正书宋简体"/>
        <w:snapToGrid w:val="0"/>
        <w:kern w:val="0"/>
      </w:rPr>
      <w:t>子</w:t>
    </w:r>
    <w:r>
      <w:rPr>
        <w:rFonts w:eastAsia="方正书宋简体"/>
        <w:snapToGrid w:val="0"/>
        <w:kern w:val="0"/>
      </w:rPr>
      <w:t xml:space="preserve"> </w:t>
    </w:r>
    <w:r>
      <w:rPr>
        <w:rFonts w:eastAsia="方正书宋简体"/>
        <w:snapToGrid w:val="0"/>
        <w:kern w:val="0"/>
      </w:rPr>
      <w:t>学</w:t>
    </w:r>
    <w:r>
      <w:rPr>
        <w:rFonts w:eastAsia="方正书宋简体"/>
        <w:snapToGrid w:val="0"/>
        <w:kern w:val="0"/>
      </w:rPr>
      <w:t xml:space="preserve"> </w:t>
    </w:r>
    <w:r>
      <w:rPr>
        <w:rFonts w:eastAsia="方正书宋简体"/>
        <w:snapToGrid w:val="0"/>
        <w:kern w:val="0"/>
      </w:rPr>
      <w:t>报</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hint="eastAsia"/>
        <w:snapToGrid w:val="0"/>
        <w:color w:val="999999"/>
        <w:kern w:val="0"/>
      </w:rPr>
      <w:t xml:space="preserve">          </w:t>
    </w:r>
    <w:r>
      <w:rPr>
        <w:rFonts w:eastAsia="方正书宋简体"/>
        <w:snapToGrid w:val="0"/>
        <w:color w:val="999999"/>
        <w:kern w:val="0"/>
      </w:rPr>
      <w:t xml:space="preserve">                   </w:t>
    </w:r>
    <w:r>
      <w:rPr>
        <w:rFonts w:eastAsia="方正书宋简体" w:hint="eastAsia"/>
        <w:snapToGrid w:val="0"/>
        <w:kern w:val="0"/>
      </w:rPr>
      <w:t>卷</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B383D4D"/>
    <w:multiLevelType w:val="multilevel"/>
    <w:tmpl w:val="2B383D4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82035B6"/>
    <w:multiLevelType w:val="multilevel"/>
    <w:tmpl w:val="C27EF516"/>
    <w:lvl w:ilvl="0">
      <w:start w:val="1"/>
      <w:numFmt w:val="decimal"/>
      <w:suff w:val="nothing"/>
      <w:lvlText w:val="%1."/>
      <w:lvlJc w:val="left"/>
    </w:lvl>
    <w:lvl w:ilvl="1">
      <w:start w:val="1"/>
      <w:numFmt w:val="decimal"/>
      <w:isLgl/>
      <w:lvlText w:val="%1.%2"/>
      <w:lvlJc w:val="left"/>
      <w:pPr>
        <w:ind w:left="495" w:hanging="495"/>
      </w:pPr>
      <w:rPr>
        <w:rFonts w:ascii="Times New Roman" w:hint="default"/>
      </w:rPr>
    </w:lvl>
    <w:lvl w:ilvl="2">
      <w:start w:val="1"/>
      <w:numFmt w:val="decimal"/>
      <w:isLgl/>
      <w:lvlText w:val="%1.%2.%3"/>
      <w:lvlJc w:val="left"/>
      <w:pPr>
        <w:ind w:left="720" w:hanging="720"/>
      </w:pPr>
      <w:rPr>
        <w:rFonts w:ascii="Times New Roman" w:hint="default"/>
      </w:rPr>
    </w:lvl>
    <w:lvl w:ilvl="3">
      <w:start w:val="1"/>
      <w:numFmt w:val="decimal"/>
      <w:isLgl/>
      <w:lvlText w:val="%1.%2.%3.%4"/>
      <w:lvlJc w:val="left"/>
      <w:pPr>
        <w:ind w:left="1080" w:hanging="1080"/>
      </w:pPr>
      <w:rPr>
        <w:rFonts w:ascii="Times New Roman" w:hint="default"/>
      </w:rPr>
    </w:lvl>
    <w:lvl w:ilvl="4">
      <w:start w:val="1"/>
      <w:numFmt w:val="decimal"/>
      <w:isLgl/>
      <w:lvlText w:val="%1.%2.%3.%4.%5"/>
      <w:lvlJc w:val="left"/>
      <w:pPr>
        <w:ind w:left="1080" w:hanging="1080"/>
      </w:pPr>
      <w:rPr>
        <w:rFonts w:ascii="Times New Roman" w:hint="default"/>
      </w:rPr>
    </w:lvl>
    <w:lvl w:ilvl="5">
      <w:start w:val="1"/>
      <w:numFmt w:val="decimal"/>
      <w:isLgl/>
      <w:lvlText w:val="%1.%2.%3.%4.%5.%6"/>
      <w:lvlJc w:val="left"/>
      <w:pPr>
        <w:ind w:left="1440" w:hanging="1440"/>
      </w:pPr>
      <w:rPr>
        <w:rFonts w:ascii="Times New Roman" w:hint="default"/>
      </w:rPr>
    </w:lvl>
    <w:lvl w:ilvl="6">
      <w:start w:val="1"/>
      <w:numFmt w:val="decimal"/>
      <w:isLgl/>
      <w:lvlText w:val="%1.%2.%3.%4.%5.%6.%7"/>
      <w:lvlJc w:val="left"/>
      <w:pPr>
        <w:ind w:left="1440" w:hanging="1440"/>
      </w:pPr>
      <w:rPr>
        <w:rFonts w:ascii="Times New Roman" w:hint="default"/>
      </w:rPr>
    </w:lvl>
    <w:lvl w:ilvl="7">
      <w:start w:val="1"/>
      <w:numFmt w:val="decimal"/>
      <w:isLgl/>
      <w:lvlText w:val="%1.%2.%3.%4.%5.%6.%7.%8"/>
      <w:lvlJc w:val="left"/>
      <w:pPr>
        <w:ind w:left="1800" w:hanging="1800"/>
      </w:pPr>
      <w:rPr>
        <w:rFonts w:ascii="Times New Roman" w:hint="default"/>
      </w:rPr>
    </w:lvl>
    <w:lvl w:ilvl="8">
      <w:start w:val="1"/>
      <w:numFmt w:val="decimal"/>
      <w:isLgl/>
      <w:lvlText w:val="%1.%2.%3.%4.%5.%6.%7.%8.%9"/>
      <w:lvlJc w:val="left"/>
      <w:pPr>
        <w:ind w:left="1800" w:hanging="1800"/>
      </w:pPr>
      <w:rPr>
        <w:rFonts w:ascii="Times New Roman"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ngwei liu">
    <w15:presenceInfo w15:providerId="Windows Live" w15:userId="85e413b5c73fe8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GB" w:vendorID="64" w:dllVersion="131078" w:nlCheck="1" w:checkStyle="0"/>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93"/>
    <w:rsid w:val="0001140C"/>
    <w:rsid w:val="00037D0F"/>
    <w:rsid w:val="00063D55"/>
    <w:rsid w:val="00064AB0"/>
    <w:rsid w:val="00087882"/>
    <w:rsid w:val="00092630"/>
    <w:rsid w:val="000B1AB9"/>
    <w:rsid w:val="000C698D"/>
    <w:rsid w:val="00181EC2"/>
    <w:rsid w:val="001A6128"/>
    <w:rsid w:val="001C31CA"/>
    <w:rsid w:val="001E0124"/>
    <w:rsid w:val="00264C16"/>
    <w:rsid w:val="00285309"/>
    <w:rsid w:val="00295D7F"/>
    <w:rsid w:val="002E1C72"/>
    <w:rsid w:val="00301870"/>
    <w:rsid w:val="003022D5"/>
    <w:rsid w:val="00317351"/>
    <w:rsid w:val="00372C65"/>
    <w:rsid w:val="003A3875"/>
    <w:rsid w:val="003E681A"/>
    <w:rsid w:val="004A0878"/>
    <w:rsid w:val="004A3826"/>
    <w:rsid w:val="004A4084"/>
    <w:rsid w:val="004D77CB"/>
    <w:rsid w:val="00501C4A"/>
    <w:rsid w:val="00514869"/>
    <w:rsid w:val="005218F7"/>
    <w:rsid w:val="00525883"/>
    <w:rsid w:val="0052702A"/>
    <w:rsid w:val="00544FE5"/>
    <w:rsid w:val="00570EF5"/>
    <w:rsid w:val="0058403F"/>
    <w:rsid w:val="00593AC9"/>
    <w:rsid w:val="005A51AD"/>
    <w:rsid w:val="005A7587"/>
    <w:rsid w:val="005C4E4F"/>
    <w:rsid w:val="005D3467"/>
    <w:rsid w:val="00612178"/>
    <w:rsid w:val="00614488"/>
    <w:rsid w:val="006267EB"/>
    <w:rsid w:val="006434B8"/>
    <w:rsid w:val="00654896"/>
    <w:rsid w:val="00655243"/>
    <w:rsid w:val="006A21CF"/>
    <w:rsid w:val="006A77FA"/>
    <w:rsid w:val="006B3894"/>
    <w:rsid w:val="006C1891"/>
    <w:rsid w:val="006E5A2A"/>
    <w:rsid w:val="006F326A"/>
    <w:rsid w:val="0074783D"/>
    <w:rsid w:val="0076440C"/>
    <w:rsid w:val="007D3666"/>
    <w:rsid w:val="0080710B"/>
    <w:rsid w:val="00832541"/>
    <w:rsid w:val="008454C4"/>
    <w:rsid w:val="008466B0"/>
    <w:rsid w:val="00866916"/>
    <w:rsid w:val="008734EA"/>
    <w:rsid w:val="00877BA9"/>
    <w:rsid w:val="008B3321"/>
    <w:rsid w:val="00960AB4"/>
    <w:rsid w:val="00962F93"/>
    <w:rsid w:val="009670D5"/>
    <w:rsid w:val="00967845"/>
    <w:rsid w:val="009855EA"/>
    <w:rsid w:val="009C7784"/>
    <w:rsid w:val="00A06A78"/>
    <w:rsid w:val="00A24ED6"/>
    <w:rsid w:val="00A660A2"/>
    <w:rsid w:val="00A77E58"/>
    <w:rsid w:val="00A95B34"/>
    <w:rsid w:val="00B16405"/>
    <w:rsid w:val="00B21EE0"/>
    <w:rsid w:val="00B24B4C"/>
    <w:rsid w:val="00B522F9"/>
    <w:rsid w:val="00B83516"/>
    <w:rsid w:val="00B91B7D"/>
    <w:rsid w:val="00BB309A"/>
    <w:rsid w:val="00BE4FCB"/>
    <w:rsid w:val="00C053A4"/>
    <w:rsid w:val="00C455CC"/>
    <w:rsid w:val="00C5669B"/>
    <w:rsid w:val="00C56C1C"/>
    <w:rsid w:val="00CB20B7"/>
    <w:rsid w:val="00CF73DE"/>
    <w:rsid w:val="00D03E66"/>
    <w:rsid w:val="00D07AE3"/>
    <w:rsid w:val="00D15666"/>
    <w:rsid w:val="00D25771"/>
    <w:rsid w:val="00D25DF2"/>
    <w:rsid w:val="00D31384"/>
    <w:rsid w:val="00D37326"/>
    <w:rsid w:val="00D818F3"/>
    <w:rsid w:val="00DD375C"/>
    <w:rsid w:val="00DE3C73"/>
    <w:rsid w:val="00DE412E"/>
    <w:rsid w:val="00E103E9"/>
    <w:rsid w:val="00E40E80"/>
    <w:rsid w:val="00E64EFC"/>
    <w:rsid w:val="00E81EF6"/>
    <w:rsid w:val="00EA0B94"/>
    <w:rsid w:val="00EA7CB3"/>
    <w:rsid w:val="00ED5F93"/>
    <w:rsid w:val="00EE03CF"/>
    <w:rsid w:val="00EE1EFD"/>
    <w:rsid w:val="00F24DB6"/>
    <w:rsid w:val="00F30799"/>
    <w:rsid w:val="00FD23F9"/>
    <w:rsid w:val="00FE2432"/>
    <w:rsid w:val="00FE35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C11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qFormat="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1EC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74783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74783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qFormat/>
    <w:rsid w:val="0074783D"/>
    <w:rPr>
      <w:sz w:val="18"/>
      <w:szCs w:val="18"/>
    </w:rPr>
  </w:style>
  <w:style w:type="paragraph" w:styleId="a5">
    <w:name w:val="footer"/>
    <w:basedOn w:val="a"/>
    <w:link w:val="a6"/>
    <w:unhideWhenUsed/>
    <w:qFormat/>
    <w:rsid w:val="0074783D"/>
    <w:pPr>
      <w:tabs>
        <w:tab w:val="center" w:pos="4153"/>
        <w:tab w:val="right" w:pos="8306"/>
      </w:tabs>
      <w:snapToGrid w:val="0"/>
      <w:jc w:val="left"/>
    </w:pPr>
    <w:rPr>
      <w:sz w:val="18"/>
      <w:szCs w:val="18"/>
    </w:rPr>
  </w:style>
  <w:style w:type="character" w:customStyle="1" w:styleId="a6">
    <w:name w:val="页脚字符"/>
    <w:basedOn w:val="a0"/>
    <w:link w:val="a5"/>
    <w:uiPriority w:val="99"/>
    <w:rsid w:val="0074783D"/>
    <w:rPr>
      <w:sz w:val="18"/>
      <w:szCs w:val="18"/>
    </w:rPr>
  </w:style>
  <w:style w:type="paragraph" w:styleId="a7">
    <w:name w:val="Normal Indent"/>
    <w:basedOn w:val="a"/>
    <w:qFormat/>
    <w:rsid w:val="0074783D"/>
    <w:pPr>
      <w:snapToGrid w:val="0"/>
      <w:spacing w:line="245" w:lineRule="auto"/>
      <w:ind w:firstLineChars="200" w:firstLine="420"/>
    </w:pPr>
    <w:rPr>
      <w:rFonts w:eastAsia="方正书宋简体"/>
      <w:spacing w:val="4"/>
      <w:sz w:val="20"/>
      <w:szCs w:val="20"/>
    </w:rPr>
  </w:style>
  <w:style w:type="paragraph" w:styleId="a8">
    <w:name w:val="Body Text Indent"/>
    <w:basedOn w:val="a"/>
    <w:link w:val="a9"/>
    <w:qFormat/>
    <w:rsid w:val="0074783D"/>
    <w:pPr>
      <w:adjustRightInd w:val="0"/>
      <w:snapToGrid w:val="0"/>
      <w:ind w:firstLine="420"/>
    </w:pPr>
    <w:rPr>
      <w:color w:val="000000"/>
      <w:lang w:val="en-GB"/>
    </w:rPr>
  </w:style>
  <w:style w:type="character" w:customStyle="1" w:styleId="a9">
    <w:name w:val="正文文本缩进字符"/>
    <w:basedOn w:val="a0"/>
    <w:link w:val="a8"/>
    <w:rsid w:val="0074783D"/>
    <w:rPr>
      <w:rFonts w:ascii="Times New Roman" w:eastAsia="宋体" w:hAnsi="Times New Roman" w:cs="Times New Roman"/>
      <w:color w:val="000000"/>
      <w:szCs w:val="24"/>
      <w:lang w:val="en-GB"/>
    </w:rPr>
  </w:style>
  <w:style w:type="paragraph" w:styleId="aa">
    <w:name w:val="footnote text"/>
    <w:basedOn w:val="a"/>
    <w:link w:val="ab"/>
    <w:semiHidden/>
    <w:qFormat/>
    <w:rsid w:val="0074783D"/>
    <w:pPr>
      <w:snapToGrid w:val="0"/>
      <w:jc w:val="left"/>
    </w:pPr>
    <w:rPr>
      <w:sz w:val="18"/>
      <w:szCs w:val="18"/>
    </w:rPr>
  </w:style>
  <w:style w:type="character" w:customStyle="1" w:styleId="ab">
    <w:name w:val="脚注文本字符"/>
    <w:basedOn w:val="a0"/>
    <w:link w:val="aa"/>
    <w:semiHidden/>
    <w:rsid w:val="0074783D"/>
    <w:rPr>
      <w:rFonts w:ascii="Times New Roman" w:eastAsia="宋体" w:hAnsi="Times New Roman" w:cs="Times New Roman"/>
      <w:sz w:val="18"/>
      <w:szCs w:val="18"/>
    </w:rPr>
  </w:style>
  <w:style w:type="character" w:styleId="ac">
    <w:name w:val="page number"/>
    <w:basedOn w:val="a0"/>
    <w:qFormat/>
    <w:rsid w:val="0074783D"/>
  </w:style>
  <w:style w:type="character" w:styleId="ad">
    <w:name w:val="Emphasis"/>
    <w:basedOn w:val="a0"/>
    <w:uiPriority w:val="20"/>
    <w:qFormat/>
    <w:rsid w:val="0074783D"/>
    <w:rPr>
      <w:i/>
    </w:rPr>
  </w:style>
  <w:style w:type="character" w:styleId="ae">
    <w:name w:val="Hyperlink"/>
    <w:qFormat/>
    <w:rsid w:val="0074783D"/>
    <w:rPr>
      <w:color w:val="1A85DE"/>
      <w:u w:val="none"/>
    </w:rPr>
  </w:style>
  <w:style w:type="paragraph" w:customStyle="1" w:styleId="2">
    <w:name w:val="样式2"/>
    <w:link w:val="2Char"/>
    <w:qFormat/>
    <w:rsid w:val="0074783D"/>
    <w:pPr>
      <w:snapToGrid w:val="0"/>
      <w:ind w:left="454" w:right="454"/>
      <w:jc w:val="both"/>
    </w:pPr>
    <w:rPr>
      <w:rFonts w:ascii="Times New Roman" w:eastAsia="方正仿宋简体" w:hAnsi="Times New Roman" w:cs="Times New Roman"/>
      <w:kern w:val="0"/>
      <w:sz w:val="20"/>
      <w:szCs w:val="20"/>
    </w:rPr>
  </w:style>
  <w:style w:type="paragraph" w:customStyle="1" w:styleId="3">
    <w:name w:val="样式3"/>
    <w:basedOn w:val="a"/>
    <w:qFormat/>
    <w:rsid w:val="0074783D"/>
    <w:pPr>
      <w:snapToGrid w:val="0"/>
      <w:spacing w:before="120" w:line="245" w:lineRule="auto"/>
    </w:pPr>
    <w:rPr>
      <w:rFonts w:eastAsia="仿宋_GB2312"/>
      <w:spacing w:val="4"/>
      <w:sz w:val="18"/>
      <w:szCs w:val="20"/>
    </w:rPr>
  </w:style>
  <w:style w:type="paragraph" w:customStyle="1" w:styleId="af">
    <w:name w:val="增刊"/>
    <w:basedOn w:val="a"/>
    <w:link w:val="Char"/>
    <w:qFormat/>
    <w:rsid w:val="0074783D"/>
    <w:pPr>
      <w:autoSpaceDE w:val="0"/>
      <w:autoSpaceDN w:val="0"/>
      <w:spacing w:line="254" w:lineRule="auto"/>
      <w:ind w:firstLineChars="200" w:firstLine="420"/>
    </w:pPr>
    <w:rPr>
      <w:rFonts w:eastAsia="方正书宋简体"/>
      <w:szCs w:val="21"/>
    </w:rPr>
  </w:style>
  <w:style w:type="character" w:customStyle="1" w:styleId="Char">
    <w:name w:val="增刊 Char"/>
    <w:link w:val="af"/>
    <w:qFormat/>
    <w:rsid w:val="0074783D"/>
    <w:rPr>
      <w:rFonts w:ascii="Times New Roman" w:eastAsia="方正书宋简体" w:hAnsi="Times New Roman" w:cs="Times New Roman"/>
      <w:szCs w:val="21"/>
    </w:rPr>
  </w:style>
  <w:style w:type="paragraph" w:customStyle="1" w:styleId="af0">
    <w:name w:val="作者"/>
    <w:basedOn w:val="af"/>
    <w:next w:val="af"/>
    <w:link w:val="Char0"/>
    <w:qFormat/>
    <w:rsid w:val="0074783D"/>
    <w:pPr>
      <w:ind w:firstLineChars="0" w:firstLine="0"/>
      <w:jc w:val="center"/>
    </w:pPr>
    <w:rPr>
      <w:rFonts w:ascii="方正楷体简体" w:eastAsia="方正楷体简体"/>
      <w:sz w:val="28"/>
      <w:szCs w:val="28"/>
    </w:rPr>
  </w:style>
  <w:style w:type="character" w:customStyle="1" w:styleId="Char0">
    <w:name w:val="作者 Char"/>
    <w:link w:val="af0"/>
    <w:qFormat/>
    <w:rsid w:val="0074783D"/>
    <w:rPr>
      <w:rFonts w:ascii="方正楷体简体" w:eastAsia="方正楷体简体" w:hAnsi="Times New Roman" w:cs="Times New Roman"/>
      <w:sz w:val="28"/>
      <w:szCs w:val="28"/>
    </w:rPr>
  </w:style>
  <w:style w:type="paragraph" w:customStyle="1" w:styleId="af1">
    <w:name w:val="一级标题"/>
    <w:basedOn w:val="af"/>
    <w:qFormat/>
    <w:rsid w:val="0074783D"/>
    <w:pPr>
      <w:spacing w:beforeLines="50" w:before="120" w:afterLines="50" w:after="120"/>
      <w:ind w:firstLineChars="0" w:firstLine="0"/>
      <w:jc w:val="left"/>
    </w:pPr>
    <w:rPr>
      <w:rFonts w:eastAsia="黑体"/>
      <w:b/>
      <w:sz w:val="28"/>
      <w:szCs w:val="28"/>
      <w:lang w:val="en-GB"/>
    </w:rPr>
  </w:style>
  <w:style w:type="paragraph" w:customStyle="1" w:styleId="11">
    <w:name w:val="样式 样式 样式 单位 + + 段后: 1 行 +"/>
    <w:basedOn w:val="a"/>
    <w:qFormat/>
    <w:rsid w:val="0074783D"/>
    <w:pPr>
      <w:autoSpaceDE w:val="0"/>
      <w:autoSpaceDN w:val="0"/>
      <w:spacing w:afterLines="200" w:after="200" w:line="254" w:lineRule="auto"/>
      <w:jc w:val="center"/>
    </w:pPr>
    <w:rPr>
      <w:rFonts w:eastAsia="方正书宋简体" w:cs="宋体"/>
      <w:sz w:val="18"/>
      <w:szCs w:val="21"/>
    </w:rPr>
  </w:style>
  <w:style w:type="paragraph" w:customStyle="1" w:styleId="11106">
    <w:name w:val="样式 样式 样式 文题 + + + 段前: 1 行 段后: 1 行 行距: 多倍行距 1.06 字行"/>
    <w:basedOn w:val="1"/>
    <w:qFormat/>
    <w:rsid w:val="0074783D"/>
    <w:pPr>
      <w:spacing w:before="360" w:after="120" w:line="254" w:lineRule="auto"/>
      <w:jc w:val="center"/>
    </w:pPr>
    <w:rPr>
      <w:rFonts w:eastAsia="Times New Roman"/>
      <w:b w:val="0"/>
      <w:bCs w:val="0"/>
      <w:spacing w:val="4"/>
      <w:szCs w:val="20"/>
    </w:rPr>
  </w:style>
  <w:style w:type="paragraph" w:customStyle="1" w:styleId="2GB2312GB2312-40">
    <w:name w:val="样式 样式2 + (西文) 楷体_GB2312 (中文) 楷体_GB2312 灰色-40%"/>
    <w:basedOn w:val="2"/>
    <w:link w:val="2GB2312GB2312-40Char"/>
    <w:qFormat/>
    <w:rsid w:val="0074783D"/>
    <w:rPr>
      <w:rFonts w:eastAsia="方正楷体简体"/>
      <w:color w:val="999999"/>
    </w:rPr>
  </w:style>
  <w:style w:type="character" w:customStyle="1" w:styleId="2Char">
    <w:name w:val="样式2 Char"/>
    <w:link w:val="2"/>
    <w:qFormat/>
    <w:rsid w:val="0074783D"/>
    <w:rPr>
      <w:rFonts w:ascii="Times New Roman" w:eastAsia="方正仿宋简体" w:hAnsi="Times New Roman" w:cs="Times New Roman"/>
      <w:kern w:val="0"/>
      <w:sz w:val="20"/>
      <w:szCs w:val="20"/>
    </w:rPr>
  </w:style>
  <w:style w:type="character" w:customStyle="1" w:styleId="2GB2312GB2312-40Char">
    <w:name w:val="样式 样式2 + (西文) 楷体_GB2312 (中文) 楷体_GB2312 灰色-40% Char"/>
    <w:link w:val="2GB2312GB2312-40"/>
    <w:qFormat/>
    <w:rsid w:val="0074783D"/>
    <w:rPr>
      <w:rFonts w:ascii="Times New Roman" w:eastAsia="方正楷体简体" w:hAnsi="Times New Roman" w:cs="Times New Roman"/>
      <w:color w:val="999999"/>
      <w:kern w:val="0"/>
      <w:sz w:val="20"/>
      <w:szCs w:val="20"/>
    </w:rPr>
  </w:style>
  <w:style w:type="paragraph" w:styleId="af2">
    <w:name w:val="List Paragraph"/>
    <w:basedOn w:val="a"/>
    <w:uiPriority w:val="99"/>
    <w:rsid w:val="0074783D"/>
    <w:pPr>
      <w:ind w:firstLineChars="200" w:firstLine="420"/>
    </w:pPr>
  </w:style>
  <w:style w:type="character" w:customStyle="1" w:styleId="10">
    <w:name w:val="标题 1字符"/>
    <w:basedOn w:val="a0"/>
    <w:link w:val="1"/>
    <w:uiPriority w:val="9"/>
    <w:rsid w:val="0074783D"/>
    <w:rPr>
      <w:rFonts w:ascii="Times New Roman" w:eastAsia="宋体" w:hAnsi="Times New Roman" w:cs="Times New Roman"/>
      <w:b/>
      <w:bCs/>
      <w:kern w:val="44"/>
      <w:sz w:val="44"/>
      <w:szCs w:val="44"/>
    </w:rPr>
  </w:style>
  <w:style w:type="paragraph" w:styleId="af3">
    <w:name w:val="Balloon Text"/>
    <w:basedOn w:val="a"/>
    <w:link w:val="af4"/>
    <w:uiPriority w:val="99"/>
    <w:semiHidden/>
    <w:unhideWhenUsed/>
    <w:rsid w:val="005D3467"/>
    <w:rPr>
      <w:sz w:val="18"/>
      <w:szCs w:val="18"/>
    </w:rPr>
  </w:style>
  <w:style w:type="character" w:customStyle="1" w:styleId="af4">
    <w:name w:val="批注框文本字符"/>
    <w:basedOn w:val="a0"/>
    <w:link w:val="af3"/>
    <w:uiPriority w:val="99"/>
    <w:semiHidden/>
    <w:rsid w:val="005D3467"/>
    <w:rPr>
      <w:rFonts w:ascii="Times New Roman" w:eastAsia="宋体" w:hAnsi="Times New Roman" w:cs="Times New Roman"/>
      <w:sz w:val="18"/>
      <w:szCs w:val="18"/>
    </w:rPr>
  </w:style>
  <w:style w:type="character" w:styleId="af5">
    <w:name w:val="FollowedHyperlink"/>
    <w:basedOn w:val="a0"/>
    <w:uiPriority w:val="99"/>
    <w:semiHidden/>
    <w:unhideWhenUsed/>
    <w:rsid w:val="00301870"/>
    <w:rPr>
      <w:color w:val="954F72" w:themeColor="followedHyperlink"/>
      <w:u w:val="single"/>
    </w:rPr>
  </w:style>
  <w:style w:type="character" w:styleId="af6">
    <w:name w:val="annotation reference"/>
    <w:basedOn w:val="a0"/>
    <w:uiPriority w:val="99"/>
    <w:semiHidden/>
    <w:unhideWhenUsed/>
    <w:rsid w:val="00D07AE3"/>
    <w:rPr>
      <w:sz w:val="21"/>
      <w:szCs w:val="21"/>
    </w:rPr>
  </w:style>
  <w:style w:type="paragraph" w:styleId="af7">
    <w:name w:val="annotation text"/>
    <w:basedOn w:val="a"/>
    <w:link w:val="af8"/>
    <w:uiPriority w:val="99"/>
    <w:semiHidden/>
    <w:unhideWhenUsed/>
    <w:rsid w:val="00D07AE3"/>
    <w:pPr>
      <w:jc w:val="left"/>
    </w:pPr>
  </w:style>
  <w:style w:type="character" w:customStyle="1" w:styleId="af8">
    <w:name w:val="批注文字字符"/>
    <w:basedOn w:val="a0"/>
    <w:link w:val="af7"/>
    <w:uiPriority w:val="99"/>
    <w:semiHidden/>
    <w:rsid w:val="00D07AE3"/>
    <w:rPr>
      <w:rFonts w:ascii="Times New Roman" w:eastAsia="宋体" w:hAnsi="Times New Roman" w:cs="Times New Roman"/>
      <w:szCs w:val="24"/>
    </w:rPr>
  </w:style>
  <w:style w:type="paragraph" w:styleId="af9">
    <w:name w:val="annotation subject"/>
    <w:basedOn w:val="af7"/>
    <w:next w:val="af7"/>
    <w:link w:val="afa"/>
    <w:uiPriority w:val="99"/>
    <w:semiHidden/>
    <w:unhideWhenUsed/>
    <w:rsid w:val="00D07AE3"/>
    <w:rPr>
      <w:b/>
      <w:bCs/>
    </w:rPr>
  </w:style>
  <w:style w:type="character" w:customStyle="1" w:styleId="afa">
    <w:name w:val="批注主题字符"/>
    <w:basedOn w:val="af8"/>
    <w:link w:val="af9"/>
    <w:uiPriority w:val="99"/>
    <w:semiHidden/>
    <w:rsid w:val="00D07AE3"/>
    <w:rPr>
      <w:rFonts w:ascii="Times New Roman" w:eastAsia="宋体" w:hAnsi="Times New Roman" w:cs="Times New Roman"/>
      <w:b/>
      <w:bCs/>
      <w:szCs w:val="24"/>
    </w:rPr>
  </w:style>
  <w:style w:type="table" w:styleId="afb">
    <w:name w:val="Table Grid"/>
    <w:basedOn w:val="a1"/>
    <w:uiPriority w:val="39"/>
    <w:rsid w:val="00064A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0">
    <w:name w:val="Plain Table 3"/>
    <w:basedOn w:val="a1"/>
    <w:uiPriority w:val="43"/>
    <w:rsid w:val="00064AB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3.xml"/><Relationship Id="rId47" Type="http://schemas.openxmlformats.org/officeDocument/2006/relationships/footer" Target="footer4.xml"/><Relationship Id="rId48" Type="http://schemas.openxmlformats.org/officeDocument/2006/relationships/header" Target="header6.xml"/><Relationship Id="rId49" Type="http://schemas.openxmlformats.org/officeDocument/2006/relationships/footer" Target="footer5.xml"/><Relationship Id="rId20" Type="http://schemas.openxmlformats.org/officeDocument/2006/relationships/image" Target="media/image7.emf"/><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emf"/><Relationship Id="rId26" Type="http://schemas.openxmlformats.org/officeDocument/2006/relationships/image" Target="media/image13.emf"/><Relationship Id="rId27" Type="http://schemas.openxmlformats.org/officeDocument/2006/relationships/image" Target="media/image14.emf"/><Relationship Id="rId28" Type="http://schemas.openxmlformats.org/officeDocument/2006/relationships/image" Target="media/image15.emf"/><Relationship Id="rId29" Type="http://schemas.openxmlformats.org/officeDocument/2006/relationships/image" Target="media/image16.emf"/><Relationship Id="rId50" Type="http://schemas.openxmlformats.org/officeDocument/2006/relationships/fontTable" Target="fontTable.xml"/><Relationship Id="rId51" Type="http://schemas.microsoft.com/office/2011/relationships/people" Target="peop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emf"/><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33" Type="http://schemas.openxmlformats.org/officeDocument/2006/relationships/image" Target="media/image20.emf"/><Relationship Id="rId34" Type="http://schemas.openxmlformats.org/officeDocument/2006/relationships/image" Target="media/image21.emf"/><Relationship Id="rId35" Type="http://schemas.openxmlformats.org/officeDocument/2006/relationships/image" Target="media/image22.emf"/><Relationship Id="rId36" Type="http://schemas.openxmlformats.org/officeDocument/2006/relationships/image" Target="media/image23.emf"/><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emf"/><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37" Type="http://schemas.openxmlformats.org/officeDocument/2006/relationships/image" Target="media/image24.emf"/><Relationship Id="rId38" Type="http://schemas.openxmlformats.org/officeDocument/2006/relationships/image" Target="media/image25.emf"/><Relationship Id="rId39" Type="http://schemas.openxmlformats.org/officeDocument/2006/relationships/image" Target="media/image26.emf"/><Relationship Id="rId40" Type="http://schemas.openxmlformats.org/officeDocument/2006/relationships/image" Target="media/image27.tiff"/><Relationship Id="rId41" Type="http://schemas.openxmlformats.org/officeDocument/2006/relationships/image" Target="media/image28.png"/><Relationship Id="rId42" Type="http://schemas.openxmlformats.org/officeDocument/2006/relationships/image" Target="media/image29.tiff"/><Relationship Id="rId43" Type="http://schemas.openxmlformats.org/officeDocument/2006/relationships/image" Target="media/image30.png"/><Relationship Id="rId44" Type="http://schemas.openxmlformats.org/officeDocument/2006/relationships/header" Target="header4.xml"/><Relationship Id="rId45"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2124</TotalTime>
  <Pages>7</Pages>
  <Words>1350</Words>
  <Characters>7699</Characters>
  <Application>Microsoft Macintosh Word</Application>
  <DocSecurity>0</DocSecurity>
  <Lines>64</Lines>
  <Paragraphs>18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centmaster</dc:creator>
  <cp:keywords/>
  <dc:description/>
  <cp:lastModifiedBy>Microsoft Office 用户</cp:lastModifiedBy>
  <cp:revision>3</cp:revision>
  <cp:lastPrinted>2017-05-15T12:40:00Z</cp:lastPrinted>
  <dcterms:created xsi:type="dcterms:W3CDTF">2017-05-15T12:40:00Z</dcterms:created>
  <dcterms:modified xsi:type="dcterms:W3CDTF">2017-05-21T08:15:00Z</dcterms:modified>
</cp:coreProperties>
</file>